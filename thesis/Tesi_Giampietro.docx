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C82C4" w14:textId="20E74D9F" w:rsidR="00A870D3" w:rsidRDefault="00A870D3" w:rsidP="006115FA">
      <w:pPr>
        <w:spacing w:line="240" w:lineRule="auto"/>
        <w:ind w:left="227" w:right="227"/>
        <w:jc w:val="center"/>
        <w:rPr>
          <w:b/>
          <w:bCs/>
          <w:sz w:val="32"/>
          <w:szCs w:val="32"/>
        </w:rPr>
      </w:pPr>
      <w:r w:rsidRPr="007E04AB">
        <w:rPr>
          <w:rFonts w:ascii="Open Sans" w:eastAsia="Times New Roman" w:hAnsi="Open Sans" w:cs="Times New Roman"/>
          <w:noProof/>
          <w:color w:val="000000"/>
          <w:lang w:eastAsia="it-IT"/>
        </w:rPr>
        <w:drawing>
          <wp:anchor distT="0" distB="0" distL="114300" distR="114300" simplePos="0" relativeHeight="251665408" behindDoc="0" locked="0" layoutInCell="1" allowOverlap="1" wp14:anchorId="56251F89" wp14:editId="3AA49B4B">
            <wp:simplePos x="0" y="0"/>
            <wp:positionH relativeFrom="margin">
              <wp:posOffset>1249680</wp:posOffset>
            </wp:positionH>
            <wp:positionV relativeFrom="margin">
              <wp:posOffset>-266700</wp:posOffset>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B24BA" w14:textId="77777777" w:rsidR="00A870D3" w:rsidRDefault="00A870D3" w:rsidP="006115FA">
      <w:pPr>
        <w:spacing w:line="240" w:lineRule="auto"/>
        <w:ind w:left="227" w:right="227"/>
        <w:rPr>
          <w:b/>
          <w:bCs/>
          <w:sz w:val="32"/>
          <w:szCs w:val="32"/>
        </w:rPr>
      </w:pPr>
    </w:p>
    <w:p w14:paraId="32A527D0" w14:textId="77777777" w:rsidR="00A870D3" w:rsidRDefault="00A870D3" w:rsidP="006115FA">
      <w:pPr>
        <w:spacing w:line="240" w:lineRule="auto"/>
        <w:ind w:left="227" w:right="227"/>
        <w:rPr>
          <w:b/>
          <w:bCs/>
          <w:sz w:val="32"/>
          <w:szCs w:val="32"/>
        </w:rPr>
      </w:pPr>
    </w:p>
    <w:p w14:paraId="4ABF4E93" w14:textId="77777777" w:rsidR="00A870D3" w:rsidRDefault="00A870D3" w:rsidP="006115FA">
      <w:pPr>
        <w:spacing w:line="240" w:lineRule="auto"/>
        <w:ind w:left="227" w:right="227"/>
        <w:rPr>
          <w:b/>
          <w:bCs/>
          <w:sz w:val="32"/>
          <w:szCs w:val="32"/>
        </w:rPr>
      </w:pPr>
    </w:p>
    <w:p w14:paraId="45B53762" w14:textId="77777777" w:rsidR="00A870D3" w:rsidRDefault="00A870D3" w:rsidP="006115FA">
      <w:pPr>
        <w:spacing w:line="240" w:lineRule="auto"/>
        <w:ind w:left="227" w:right="227"/>
        <w:rPr>
          <w:b/>
          <w:bCs/>
          <w:sz w:val="32"/>
          <w:szCs w:val="32"/>
        </w:rPr>
      </w:pPr>
    </w:p>
    <w:p w14:paraId="541A73A8" w14:textId="77777777" w:rsidR="00A870D3" w:rsidRDefault="00A870D3" w:rsidP="006115FA">
      <w:pPr>
        <w:tabs>
          <w:tab w:val="num" w:pos="0"/>
        </w:tabs>
        <w:spacing w:before="178" w:line="240" w:lineRule="auto"/>
        <w:ind w:left="227" w:right="227"/>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Pr>
          <w:rFonts w:asciiTheme="majorHAnsi" w:eastAsia="Times New Roman" w:hAnsiTheme="majorHAnsi" w:cstheme="majorHAnsi"/>
          <w:b/>
          <w:iCs/>
          <w:color w:val="000000"/>
          <w:sz w:val="32"/>
          <w:szCs w:val="32"/>
          <w:lang w:eastAsia="it-IT"/>
        </w:rPr>
        <w:t>ONICA E DELLE TELECOMUNICAZIONI</w:t>
      </w:r>
    </w:p>
    <w:p w14:paraId="15D3D1B2" w14:textId="77777777" w:rsidR="00A870D3" w:rsidRPr="00190772" w:rsidRDefault="00A870D3" w:rsidP="006115FA">
      <w:pPr>
        <w:tabs>
          <w:tab w:val="num" w:pos="0"/>
        </w:tabs>
        <w:spacing w:line="240" w:lineRule="auto"/>
        <w:ind w:left="227" w:right="227"/>
        <w:jc w:val="center"/>
        <w:rPr>
          <w:rFonts w:ascii="Lora" w:eastAsia="Times New Roman" w:hAnsi="Lora" w:cs="Times New Roman"/>
          <w:i/>
          <w:iCs/>
          <w:color w:val="000000"/>
          <w:lang w:eastAsia="it-IT"/>
        </w:rPr>
      </w:pPr>
    </w:p>
    <w:p w14:paraId="7A204F16" w14:textId="77777777" w:rsidR="00A870D3" w:rsidRPr="00D16731" w:rsidRDefault="00A870D3" w:rsidP="006115FA">
      <w:pPr>
        <w:tabs>
          <w:tab w:val="num" w:pos="0"/>
        </w:tabs>
        <w:spacing w:before="178" w:line="240" w:lineRule="auto"/>
        <w:ind w:left="227" w:right="227"/>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Pr>
          <w:rFonts w:asciiTheme="majorHAnsi" w:eastAsia="Times New Roman" w:hAnsiTheme="majorHAnsi" w:cstheme="majorHAnsi"/>
          <w:b/>
          <w:iCs/>
          <w:color w:val="000000"/>
          <w:sz w:val="32"/>
          <w:szCs w:val="32"/>
          <w:lang w:eastAsia="it-IT"/>
        </w:rPr>
        <w:t xml:space="preserve"> E TECNOLOGIE DELL’INFORMAZIONE</w:t>
      </w:r>
    </w:p>
    <w:p w14:paraId="4486EC63" w14:textId="77777777" w:rsidR="00A870D3" w:rsidRDefault="00A870D3" w:rsidP="006115FA">
      <w:pPr>
        <w:tabs>
          <w:tab w:val="num" w:pos="0"/>
        </w:tabs>
        <w:spacing w:before="120" w:line="240" w:lineRule="auto"/>
        <w:ind w:left="227" w:right="227"/>
        <w:jc w:val="center"/>
        <w:rPr>
          <w:rFonts w:asciiTheme="majorHAnsi" w:eastAsia="Times New Roman" w:hAnsiTheme="majorHAnsi" w:cstheme="majorHAnsi"/>
          <w:iCs/>
          <w:color w:val="000000"/>
          <w:sz w:val="24"/>
          <w:szCs w:val="24"/>
          <w:lang w:eastAsia="it-IT"/>
        </w:rPr>
      </w:pPr>
    </w:p>
    <w:p w14:paraId="0727734D" w14:textId="77777777" w:rsidR="00A870D3" w:rsidRDefault="00A870D3" w:rsidP="006115FA">
      <w:pPr>
        <w:tabs>
          <w:tab w:val="num" w:pos="0"/>
        </w:tabs>
        <w:spacing w:before="178" w:line="240" w:lineRule="auto"/>
        <w:ind w:left="227" w:right="227"/>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0F7F0294" w14:textId="77777777" w:rsidR="00A870D3" w:rsidRDefault="00A870D3" w:rsidP="006115FA">
      <w:pPr>
        <w:tabs>
          <w:tab w:val="num" w:pos="0"/>
        </w:tabs>
        <w:spacing w:before="120" w:line="240" w:lineRule="auto"/>
        <w:ind w:left="227" w:right="227"/>
        <w:jc w:val="center"/>
        <w:rPr>
          <w:rFonts w:asciiTheme="majorHAnsi" w:eastAsia="Times New Roman" w:hAnsiTheme="majorHAnsi" w:cstheme="majorHAnsi"/>
          <w:iCs/>
          <w:color w:val="000000"/>
          <w:sz w:val="24"/>
          <w:szCs w:val="24"/>
          <w:lang w:eastAsia="it-IT"/>
        </w:rPr>
      </w:pPr>
    </w:p>
    <w:p w14:paraId="1692A4AF" w14:textId="31DE7E4D" w:rsidR="00A870D3" w:rsidRDefault="00A870D3" w:rsidP="006115FA">
      <w:pPr>
        <w:tabs>
          <w:tab w:val="num" w:pos="0"/>
        </w:tabs>
        <w:spacing w:before="178" w:line="240" w:lineRule="auto"/>
        <w:ind w:left="227" w:right="227"/>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Settembre 2023</w:t>
      </w:r>
    </w:p>
    <w:p w14:paraId="4DD583D7" w14:textId="77777777" w:rsidR="00A870D3" w:rsidRDefault="00A870D3" w:rsidP="006115FA">
      <w:pPr>
        <w:tabs>
          <w:tab w:val="num" w:pos="0"/>
        </w:tabs>
        <w:spacing w:before="178" w:line="240" w:lineRule="auto"/>
        <w:ind w:left="227" w:right="227"/>
        <w:jc w:val="center"/>
        <w:rPr>
          <w:rFonts w:asciiTheme="majorHAnsi" w:eastAsia="Times New Roman" w:hAnsiTheme="majorHAnsi" w:cstheme="majorHAnsi"/>
          <w:iCs/>
          <w:color w:val="000000"/>
          <w:sz w:val="24"/>
          <w:szCs w:val="24"/>
          <w:lang w:eastAsia="it-IT"/>
        </w:rPr>
      </w:pPr>
    </w:p>
    <w:p w14:paraId="10F2A94F" w14:textId="3692DD12" w:rsidR="00A870D3" w:rsidRPr="001F1A7F" w:rsidRDefault="00A870D3" w:rsidP="006115FA">
      <w:pPr>
        <w:tabs>
          <w:tab w:val="num" w:pos="0"/>
        </w:tabs>
        <w:spacing w:before="178" w:line="240" w:lineRule="auto"/>
        <w:ind w:left="227" w:right="227"/>
        <w:rPr>
          <w:rFonts w:asciiTheme="majorHAnsi" w:eastAsia="Times New Roman" w:hAnsiTheme="majorHAnsi" w:cstheme="majorHAnsi"/>
          <w:iCs/>
          <w:color w:val="000000"/>
          <w:sz w:val="24"/>
          <w:szCs w:val="24"/>
          <w:lang w:eastAsia="it-IT"/>
        </w:rPr>
      </w:pPr>
    </w:p>
    <w:p w14:paraId="4855E2E3" w14:textId="77777777" w:rsidR="00A870D3" w:rsidRDefault="00A870D3" w:rsidP="006115FA">
      <w:pPr>
        <w:tabs>
          <w:tab w:val="num" w:pos="0"/>
        </w:tabs>
        <w:spacing w:before="178" w:line="240" w:lineRule="auto"/>
        <w:ind w:left="227" w:right="227"/>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Progetto e implementazione di un sistema embedded per il riconoscimento di attività sportiva</w:t>
      </w:r>
    </w:p>
    <w:p w14:paraId="21EDF83B" w14:textId="77777777" w:rsidR="00A870D3" w:rsidRPr="00D53594" w:rsidRDefault="00A870D3" w:rsidP="006115FA">
      <w:pPr>
        <w:tabs>
          <w:tab w:val="num" w:pos="0"/>
        </w:tabs>
        <w:spacing w:before="178" w:line="240" w:lineRule="auto"/>
        <w:ind w:left="227" w:right="227"/>
        <w:jc w:val="center"/>
        <w:rPr>
          <w:rFonts w:asciiTheme="majorHAnsi" w:eastAsia="Times New Roman" w:hAnsiTheme="majorHAnsi" w:cstheme="majorHAnsi"/>
          <w:b/>
          <w:iCs/>
          <w:color w:val="000000"/>
          <w:sz w:val="32"/>
          <w:szCs w:val="32"/>
          <w:lang w:val="en-US" w:eastAsia="it-IT"/>
        </w:rPr>
      </w:pPr>
      <w:r w:rsidRPr="00D53594">
        <w:rPr>
          <w:rFonts w:asciiTheme="majorHAnsi" w:eastAsia="Times New Roman" w:hAnsiTheme="majorHAnsi" w:cstheme="majorHAnsi"/>
          <w:b/>
          <w:iCs/>
          <w:color w:val="000000"/>
          <w:sz w:val="32"/>
          <w:szCs w:val="32"/>
          <w:lang w:val="en-US" w:eastAsia="it-IT"/>
        </w:rPr>
        <w:t>Design and development of an embedded system for physical activity</w:t>
      </w:r>
    </w:p>
    <w:p w14:paraId="4158BA23" w14:textId="1A57F257" w:rsidR="00A870D3" w:rsidRDefault="00A870D3" w:rsidP="006115FA">
      <w:pPr>
        <w:tabs>
          <w:tab w:val="num" w:pos="0"/>
        </w:tabs>
        <w:spacing w:before="178" w:line="240" w:lineRule="auto"/>
        <w:ind w:left="227" w:right="227"/>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Candidato: Lorenzo Giampietro</w:t>
      </w:r>
    </w:p>
    <w:p w14:paraId="03E9AE3B" w14:textId="77777777" w:rsidR="00A870D3" w:rsidRPr="000E5105" w:rsidRDefault="00A870D3" w:rsidP="006115FA">
      <w:pPr>
        <w:spacing w:line="240" w:lineRule="auto"/>
        <w:ind w:left="227" w:right="227"/>
      </w:pPr>
    </w:p>
    <w:p w14:paraId="24B95160" w14:textId="36CDB4EC" w:rsidR="00A870D3" w:rsidRDefault="00A870D3" w:rsidP="006115FA">
      <w:pPr>
        <w:tabs>
          <w:tab w:val="num" w:pos="0"/>
        </w:tabs>
        <w:spacing w:before="178" w:line="240" w:lineRule="auto"/>
        <w:ind w:left="227" w:right="227"/>
        <w:jc w:val="center"/>
        <w:rPr>
          <w:rFonts w:asciiTheme="majorHAnsi" w:eastAsia="Times New Roman" w:hAnsiTheme="majorHAnsi" w:cstheme="majorHAnsi"/>
          <w:color w:val="000000"/>
          <w:sz w:val="24"/>
          <w:szCs w:val="24"/>
          <w:lang w:eastAsia="it-IT"/>
        </w:rPr>
      </w:pPr>
      <w:r w:rsidRPr="00594C4F">
        <w:rPr>
          <w:rFonts w:asciiTheme="majorHAnsi" w:eastAsia="Times New Roman" w:hAnsiTheme="majorHAnsi" w:cstheme="majorHAnsi"/>
          <w:iCs/>
          <w:color w:val="000000"/>
          <w:sz w:val="24"/>
          <w:szCs w:val="24"/>
          <w:lang w:eastAsia="it-IT"/>
        </w:rPr>
        <w:t xml:space="preserve">Relatore: </w:t>
      </w:r>
      <w:r w:rsidRPr="00594C4F">
        <w:rPr>
          <w:rFonts w:asciiTheme="majorHAnsi" w:eastAsia="Times New Roman" w:hAnsiTheme="majorHAnsi" w:cstheme="majorHAnsi"/>
          <w:color w:val="000000"/>
          <w:sz w:val="24"/>
          <w:szCs w:val="24"/>
          <w:lang w:eastAsia="it-IT"/>
        </w:rPr>
        <w:t xml:space="preserve">Prof. </w:t>
      </w:r>
      <w:r>
        <w:rPr>
          <w:rFonts w:asciiTheme="majorHAnsi" w:eastAsia="Times New Roman" w:hAnsiTheme="majorHAnsi" w:cstheme="majorHAnsi"/>
          <w:color w:val="000000"/>
          <w:sz w:val="24"/>
          <w:szCs w:val="24"/>
          <w:lang w:eastAsia="it-IT"/>
        </w:rPr>
        <w:t>Riccardo Berta</w:t>
      </w:r>
    </w:p>
    <w:p w14:paraId="558A6600" w14:textId="5741B1F7" w:rsidR="00FE62E4" w:rsidRDefault="00FE62E4" w:rsidP="006115FA">
      <w:pPr>
        <w:tabs>
          <w:tab w:val="num" w:pos="0"/>
        </w:tabs>
        <w:spacing w:before="178" w:line="240" w:lineRule="auto"/>
        <w:ind w:left="227" w:right="227"/>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color w:val="000000"/>
          <w:sz w:val="24"/>
          <w:szCs w:val="24"/>
          <w:lang w:eastAsia="it-IT"/>
        </w:rPr>
        <w:t>Correlatori:</w:t>
      </w:r>
      <w:r w:rsidR="00CA6C78">
        <w:rPr>
          <w:rFonts w:asciiTheme="majorHAnsi" w:eastAsia="Times New Roman" w:hAnsiTheme="majorHAnsi" w:cstheme="majorHAnsi"/>
          <w:color w:val="000000"/>
          <w:sz w:val="24"/>
          <w:szCs w:val="24"/>
          <w:lang w:eastAsia="it-IT"/>
        </w:rPr>
        <w:t xml:space="preserve"> Dr.</w:t>
      </w:r>
      <w:r>
        <w:rPr>
          <w:rFonts w:asciiTheme="majorHAnsi" w:eastAsia="Times New Roman" w:hAnsiTheme="majorHAnsi" w:cstheme="majorHAnsi"/>
          <w:color w:val="000000"/>
          <w:sz w:val="24"/>
          <w:szCs w:val="24"/>
          <w:lang w:eastAsia="it-IT"/>
        </w:rPr>
        <w:t xml:space="preserve"> Matteo Fresta, </w:t>
      </w:r>
      <w:r w:rsidR="00CA6C78">
        <w:rPr>
          <w:rFonts w:asciiTheme="majorHAnsi" w:eastAsia="Times New Roman" w:hAnsiTheme="majorHAnsi" w:cstheme="majorHAnsi"/>
          <w:color w:val="000000"/>
          <w:sz w:val="24"/>
          <w:szCs w:val="24"/>
          <w:lang w:eastAsia="it-IT"/>
        </w:rPr>
        <w:t xml:space="preserve">Dr. </w:t>
      </w:r>
      <w:r>
        <w:rPr>
          <w:rFonts w:asciiTheme="majorHAnsi" w:eastAsia="Times New Roman" w:hAnsiTheme="majorHAnsi" w:cstheme="majorHAnsi"/>
          <w:color w:val="000000"/>
          <w:sz w:val="24"/>
          <w:szCs w:val="24"/>
          <w:lang w:eastAsia="it-IT"/>
        </w:rPr>
        <w:t xml:space="preserve">Ali </w:t>
      </w:r>
      <w:proofErr w:type="spellStart"/>
      <w:r>
        <w:rPr>
          <w:rFonts w:asciiTheme="majorHAnsi" w:eastAsia="Times New Roman" w:hAnsiTheme="majorHAnsi" w:cstheme="majorHAnsi"/>
          <w:color w:val="000000"/>
          <w:sz w:val="24"/>
          <w:szCs w:val="24"/>
          <w:lang w:eastAsia="it-IT"/>
        </w:rPr>
        <w:t>Dabbous</w:t>
      </w:r>
      <w:proofErr w:type="spellEnd"/>
    </w:p>
    <w:p w14:paraId="7BF7BF5F" w14:textId="283649AD" w:rsidR="00A870D3" w:rsidRDefault="00A870D3" w:rsidP="006115FA">
      <w:pPr>
        <w:spacing w:line="240" w:lineRule="auto"/>
        <w:ind w:left="227" w:right="227"/>
        <w:rPr>
          <w:b/>
          <w:bCs/>
          <w:sz w:val="32"/>
          <w:szCs w:val="32"/>
        </w:rPr>
      </w:pPr>
      <w:r>
        <w:rPr>
          <w:b/>
          <w:bCs/>
          <w:sz w:val="32"/>
          <w:szCs w:val="32"/>
        </w:rPr>
        <w:br w:type="page"/>
      </w:r>
    </w:p>
    <w:p w14:paraId="6B27E75C" w14:textId="1F51D1B8" w:rsidR="002B5B20" w:rsidRPr="00B97459" w:rsidRDefault="002B5B20" w:rsidP="006115FA">
      <w:pPr>
        <w:spacing w:line="240" w:lineRule="auto"/>
        <w:ind w:left="227" w:right="227"/>
        <w:jc w:val="center"/>
        <w:rPr>
          <w:b/>
          <w:bCs/>
          <w:sz w:val="32"/>
          <w:szCs w:val="32"/>
        </w:rPr>
      </w:pPr>
      <w:bookmarkStart w:id="0" w:name="_Hlk139480992"/>
      <w:bookmarkEnd w:id="0"/>
      <w:r w:rsidRPr="00B97459">
        <w:rPr>
          <w:b/>
          <w:bCs/>
          <w:sz w:val="32"/>
          <w:szCs w:val="32"/>
        </w:rPr>
        <w:lastRenderedPageBreak/>
        <w:t>SOMMARIO</w:t>
      </w:r>
    </w:p>
    <w:p w14:paraId="6FB23A6D" w14:textId="783FED6B" w:rsidR="00AB5DB1" w:rsidRDefault="00AB5DB1" w:rsidP="006115FA">
      <w:pPr>
        <w:spacing w:line="240" w:lineRule="auto"/>
        <w:ind w:left="227" w:right="227"/>
        <w:jc w:val="both"/>
        <w:rPr>
          <w:sz w:val="20"/>
          <w:szCs w:val="20"/>
        </w:rPr>
      </w:pPr>
      <w:r w:rsidRPr="00361829">
        <w:rPr>
          <w:sz w:val="20"/>
          <w:szCs w:val="20"/>
        </w:rPr>
        <w:t xml:space="preserve">Il presente elaborato è stato redatto con l’obiettivo di misurare e riconoscere i colpi svolti da un atleta nel campo delle arti marziali, più precisamente nella boxe. </w:t>
      </w:r>
      <w:r w:rsidR="001C7529">
        <w:rPr>
          <w:sz w:val="20"/>
          <w:szCs w:val="20"/>
        </w:rPr>
        <w:t xml:space="preserve">In questo caso specifico è richiesto il riconoscimento di tre tipi di colpi (cross, </w:t>
      </w:r>
      <w:proofErr w:type="spellStart"/>
      <w:r w:rsidR="001C7529">
        <w:rPr>
          <w:sz w:val="20"/>
          <w:szCs w:val="20"/>
        </w:rPr>
        <w:t>left</w:t>
      </w:r>
      <w:proofErr w:type="spellEnd"/>
      <w:r w:rsidR="001C7529">
        <w:rPr>
          <w:sz w:val="20"/>
          <w:szCs w:val="20"/>
        </w:rPr>
        <w:t xml:space="preserve"> hook e </w:t>
      </w:r>
      <w:proofErr w:type="spellStart"/>
      <w:r w:rsidR="001C7529">
        <w:rPr>
          <w:sz w:val="20"/>
          <w:szCs w:val="20"/>
        </w:rPr>
        <w:t>right</w:t>
      </w:r>
      <w:proofErr w:type="spellEnd"/>
      <w:r w:rsidR="001C7529">
        <w:rPr>
          <w:sz w:val="20"/>
          <w:szCs w:val="20"/>
        </w:rPr>
        <w:t xml:space="preserve"> hook). </w:t>
      </w:r>
      <w:r w:rsidRPr="00361829">
        <w:rPr>
          <w:sz w:val="20"/>
          <w:szCs w:val="20"/>
        </w:rPr>
        <w:t xml:space="preserve">Attraverso i sensori applicati sulla scheda Arduino Nano 33 BLE </w:t>
      </w:r>
      <w:proofErr w:type="spellStart"/>
      <w:r w:rsidRPr="00361829">
        <w:rPr>
          <w:sz w:val="20"/>
          <w:szCs w:val="20"/>
        </w:rPr>
        <w:t>Sense</w:t>
      </w:r>
      <w:proofErr w:type="spellEnd"/>
      <w:r w:rsidRPr="00361829">
        <w:rPr>
          <w:sz w:val="20"/>
          <w:szCs w:val="20"/>
        </w:rPr>
        <w:t xml:space="preserve"> R</w:t>
      </w:r>
      <w:r w:rsidR="001C7529">
        <w:rPr>
          <w:sz w:val="20"/>
          <w:szCs w:val="20"/>
        </w:rPr>
        <w:t>ev</w:t>
      </w:r>
      <w:r w:rsidRPr="00361829">
        <w:rPr>
          <w:sz w:val="20"/>
          <w:szCs w:val="20"/>
        </w:rPr>
        <w:t xml:space="preserve">2 </w:t>
      </w:r>
      <w:r w:rsidR="001119A2">
        <w:rPr>
          <w:sz w:val="20"/>
          <w:szCs w:val="20"/>
        </w:rPr>
        <w:t>[1]</w:t>
      </w:r>
      <w:r w:rsidR="0046145B">
        <w:rPr>
          <w:sz w:val="20"/>
          <w:szCs w:val="20"/>
        </w:rPr>
        <w:t xml:space="preserve"> </w:t>
      </w:r>
      <w:r w:rsidR="001C7529">
        <w:rPr>
          <w:sz w:val="20"/>
          <w:szCs w:val="20"/>
        </w:rPr>
        <w:t>sono stati</w:t>
      </w:r>
      <w:r w:rsidRPr="00361829">
        <w:rPr>
          <w:sz w:val="20"/>
          <w:szCs w:val="20"/>
        </w:rPr>
        <w:t xml:space="preserve"> misurati</w:t>
      </w:r>
      <w:r w:rsidR="001C7529">
        <w:rPr>
          <w:sz w:val="20"/>
          <w:szCs w:val="20"/>
        </w:rPr>
        <w:t xml:space="preserve"> </w:t>
      </w:r>
      <w:r w:rsidR="001C7529">
        <w:rPr>
          <w:kern w:val="0"/>
          <w:sz w:val="20"/>
          <w:szCs w:val="20"/>
          <w14:ligatures w14:val="none"/>
        </w:rPr>
        <w:t>valori dell’accelerometro e del giroscopio durante</w:t>
      </w:r>
      <w:r w:rsidRPr="00361829">
        <w:rPr>
          <w:sz w:val="20"/>
          <w:szCs w:val="20"/>
        </w:rPr>
        <w:t xml:space="preserve"> i movimenti</w:t>
      </w:r>
      <w:r w:rsidR="00482538">
        <w:rPr>
          <w:sz w:val="20"/>
          <w:szCs w:val="20"/>
        </w:rPr>
        <w:t>;</w:t>
      </w:r>
      <w:r w:rsidRPr="00361829">
        <w:rPr>
          <w:sz w:val="20"/>
          <w:szCs w:val="20"/>
        </w:rPr>
        <w:t xml:space="preserve"> </w:t>
      </w:r>
      <w:r w:rsidR="00A43D09">
        <w:rPr>
          <w:sz w:val="20"/>
          <w:szCs w:val="20"/>
        </w:rPr>
        <w:t>successivamente</w:t>
      </w:r>
      <w:r w:rsidR="00482538">
        <w:rPr>
          <w:sz w:val="20"/>
          <w:szCs w:val="20"/>
        </w:rPr>
        <w:t xml:space="preserve"> </w:t>
      </w:r>
      <w:r w:rsidRPr="00361829">
        <w:rPr>
          <w:sz w:val="20"/>
          <w:szCs w:val="20"/>
        </w:rPr>
        <w:t xml:space="preserve">i dati </w:t>
      </w:r>
      <w:r w:rsidR="00A43D09">
        <w:rPr>
          <w:sz w:val="20"/>
          <w:szCs w:val="20"/>
        </w:rPr>
        <w:t>sono stati trasmessi</w:t>
      </w:r>
      <w:r w:rsidR="00482538">
        <w:rPr>
          <w:sz w:val="20"/>
          <w:szCs w:val="20"/>
        </w:rPr>
        <w:t xml:space="preserve"> </w:t>
      </w:r>
      <w:r w:rsidR="00482538">
        <w:rPr>
          <w:kern w:val="0"/>
          <w:sz w:val="20"/>
          <w:szCs w:val="20"/>
          <w14:ligatures w14:val="none"/>
        </w:rPr>
        <w:t xml:space="preserve">tramite </w:t>
      </w:r>
      <w:r w:rsidR="00482538" w:rsidRPr="00361829">
        <w:rPr>
          <w:sz w:val="20"/>
          <w:szCs w:val="20"/>
        </w:rPr>
        <w:t xml:space="preserve">la connessione BLE (Bluetooth </w:t>
      </w:r>
      <w:r w:rsidR="00482538">
        <w:rPr>
          <w:sz w:val="20"/>
          <w:szCs w:val="20"/>
        </w:rPr>
        <w:t>L</w:t>
      </w:r>
      <w:r w:rsidR="00482538" w:rsidRPr="00361829">
        <w:rPr>
          <w:sz w:val="20"/>
          <w:szCs w:val="20"/>
        </w:rPr>
        <w:t xml:space="preserve">ow </w:t>
      </w:r>
      <w:r w:rsidR="00482538">
        <w:rPr>
          <w:sz w:val="20"/>
          <w:szCs w:val="20"/>
        </w:rPr>
        <w:t>E</w:t>
      </w:r>
      <w:r w:rsidR="00482538" w:rsidRPr="00361829">
        <w:rPr>
          <w:sz w:val="20"/>
          <w:szCs w:val="20"/>
        </w:rPr>
        <w:t>nergy) presente sulla sched</w:t>
      </w:r>
      <w:r w:rsidR="00482538">
        <w:rPr>
          <w:sz w:val="20"/>
          <w:szCs w:val="20"/>
        </w:rPr>
        <w:t>a</w:t>
      </w:r>
      <w:r w:rsidRPr="00361829">
        <w:rPr>
          <w:sz w:val="20"/>
          <w:szCs w:val="20"/>
        </w:rPr>
        <w:t xml:space="preserve"> </w:t>
      </w:r>
      <w:r w:rsidR="00A43D09">
        <w:rPr>
          <w:kern w:val="0"/>
          <w:sz w:val="20"/>
          <w:szCs w:val="20"/>
          <w14:ligatures w14:val="none"/>
        </w:rPr>
        <w:t>a</w:t>
      </w:r>
      <w:r w:rsidR="00482538">
        <w:rPr>
          <w:kern w:val="0"/>
          <w:sz w:val="20"/>
          <w:szCs w:val="20"/>
          <w14:ligatures w14:val="none"/>
        </w:rPr>
        <w:t>d</w:t>
      </w:r>
      <w:r w:rsidR="00A43D09">
        <w:rPr>
          <w:kern w:val="0"/>
          <w:sz w:val="20"/>
          <w:szCs w:val="20"/>
          <w14:ligatures w14:val="none"/>
        </w:rPr>
        <w:t xml:space="preserve"> un</w:t>
      </w:r>
      <w:r w:rsidR="00482538">
        <w:rPr>
          <w:kern w:val="0"/>
          <w:sz w:val="20"/>
          <w:szCs w:val="20"/>
          <w14:ligatures w14:val="none"/>
        </w:rPr>
        <w:t>’</w:t>
      </w:r>
      <w:r w:rsidR="00A43D09">
        <w:rPr>
          <w:kern w:val="0"/>
          <w:sz w:val="20"/>
          <w:szCs w:val="20"/>
          <w14:ligatures w14:val="none"/>
        </w:rPr>
        <w:t xml:space="preserve">applicazione Flutter installata su un dispositivo mobile </w:t>
      </w:r>
      <w:r w:rsidRPr="00361829">
        <w:rPr>
          <w:sz w:val="20"/>
          <w:szCs w:val="20"/>
        </w:rPr>
        <w:t>per poi essere inviati a un API (</w:t>
      </w:r>
      <w:proofErr w:type="spellStart"/>
      <w:r w:rsidRPr="00361829">
        <w:rPr>
          <w:sz w:val="20"/>
          <w:szCs w:val="20"/>
        </w:rPr>
        <w:t>application</w:t>
      </w:r>
      <w:proofErr w:type="spellEnd"/>
      <w:r w:rsidRPr="00361829">
        <w:rPr>
          <w:sz w:val="20"/>
          <w:szCs w:val="20"/>
        </w:rPr>
        <w:t xml:space="preserve"> programming </w:t>
      </w:r>
      <w:proofErr w:type="spellStart"/>
      <w:r w:rsidRPr="00361829">
        <w:rPr>
          <w:sz w:val="20"/>
          <w:szCs w:val="20"/>
        </w:rPr>
        <w:t>interface</w:t>
      </w:r>
      <w:proofErr w:type="spellEnd"/>
      <w:r w:rsidRPr="00361829">
        <w:rPr>
          <w:sz w:val="20"/>
          <w:szCs w:val="20"/>
        </w:rPr>
        <w:t xml:space="preserve">) Cloud chiamata </w:t>
      </w:r>
      <w:proofErr w:type="spellStart"/>
      <w:r w:rsidRPr="00361829">
        <w:rPr>
          <w:sz w:val="20"/>
          <w:szCs w:val="20"/>
        </w:rPr>
        <w:t>Measurify</w:t>
      </w:r>
      <w:proofErr w:type="spellEnd"/>
      <w:r w:rsidRPr="00361829">
        <w:rPr>
          <w:sz w:val="20"/>
          <w:szCs w:val="20"/>
        </w:rPr>
        <w:t>.</w:t>
      </w:r>
    </w:p>
    <w:p w14:paraId="2DADA932" w14:textId="0527919E" w:rsidR="00A43D09" w:rsidRPr="00361829" w:rsidRDefault="00A43D09" w:rsidP="006115FA">
      <w:pPr>
        <w:spacing w:line="240" w:lineRule="auto"/>
        <w:ind w:left="227" w:right="227"/>
        <w:jc w:val="both"/>
        <w:rPr>
          <w:sz w:val="20"/>
          <w:szCs w:val="20"/>
        </w:rPr>
      </w:pPr>
      <w:r>
        <w:rPr>
          <w:kern w:val="0"/>
          <w:sz w:val="20"/>
          <w:szCs w:val="20"/>
          <w14:ligatures w14:val="none"/>
        </w:rPr>
        <w:t>Una volta terminata la raccolta del dataset è stato utilizzato un algoritmo di machine learning per generare un modello di rete neurale in grado di classificare in tempo reale quale delle tre azioni scelte è stata effettuata dall’atleta</w:t>
      </w:r>
      <w:r w:rsidR="004C708B">
        <w:rPr>
          <w:kern w:val="0"/>
          <w:sz w:val="20"/>
          <w:szCs w:val="20"/>
          <w14:ligatures w14:val="none"/>
        </w:rPr>
        <w:t>.</w:t>
      </w:r>
    </w:p>
    <w:p w14:paraId="60453C6D" w14:textId="77777777" w:rsidR="00AB5DB1" w:rsidRDefault="00AB5DB1" w:rsidP="006115FA">
      <w:pPr>
        <w:spacing w:line="240" w:lineRule="auto"/>
        <w:ind w:left="227" w:right="227"/>
      </w:pPr>
    </w:p>
    <w:p w14:paraId="45FCF3F3" w14:textId="77777777" w:rsidR="00AB5DB1" w:rsidRDefault="00AB5DB1" w:rsidP="006115FA">
      <w:pPr>
        <w:spacing w:line="240" w:lineRule="auto"/>
        <w:ind w:left="227" w:right="227"/>
      </w:pPr>
    </w:p>
    <w:p w14:paraId="11F7FBB6" w14:textId="77777777" w:rsidR="00B97459" w:rsidRDefault="00B97459" w:rsidP="006115FA">
      <w:pPr>
        <w:spacing w:line="240" w:lineRule="auto"/>
        <w:ind w:left="227" w:right="227"/>
        <w:rPr>
          <w:b/>
          <w:bCs/>
          <w:sz w:val="32"/>
          <w:szCs w:val="32"/>
        </w:rPr>
      </w:pPr>
    </w:p>
    <w:p w14:paraId="5B2991D5" w14:textId="77777777" w:rsidR="00B97459" w:rsidRDefault="00B97459" w:rsidP="006115FA">
      <w:pPr>
        <w:spacing w:line="240" w:lineRule="auto"/>
        <w:ind w:left="227" w:right="227"/>
        <w:rPr>
          <w:b/>
          <w:bCs/>
          <w:sz w:val="32"/>
          <w:szCs w:val="32"/>
        </w:rPr>
      </w:pPr>
    </w:p>
    <w:p w14:paraId="12A29BE1" w14:textId="77777777" w:rsidR="00B97459" w:rsidRDefault="00B97459" w:rsidP="006115FA">
      <w:pPr>
        <w:spacing w:line="240" w:lineRule="auto"/>
        <w:ind w:left="227" w:right="227"/>
        <w:rPr>
          <w:b/>
          <w:bCs/>
          <w:sz w:val="32"/>
          <w:szCs w:val="32"/>
        </w:rPr>
      </w:pPr>
    </w:p>
    <w:p w14:paraId="35193D2F" w14:textId="77777777" w:rsidR="00B97459" w:rsidRDefault="00B97459" w:rsidP="006115FA">
      <w:pPr>
        <w:spacing w:line="240" w:lineRule="auto"/>
        <w:ind w:left="227" w:right="227"/>
        <w:rPr>
          <w:b/>
          <w:bCs/>
          <w:sz w:val="32"/>
          <w:szCs w:val="32"/>
        </w:rPr>
      </w:pPr>
    </w:p>
    <w:p w14:paraId="395B46DC" w14:textId="77777777" w:rsidR="00B97459" w:rsidRDefault="00B97459" w:rsidP="006115FA">
      <w:pPr>
        <w:spacing w:line="240" w:lineRule="auto"/>
        <w:ind w:left="227" w:right="227"/>
        <w:rPr>
          <w:b/>
          <w:bCs/>
          <w:sz w:val="32"/>
          <w:szCs w:val="32"/>
        </w:rPr>
      </w:pPr>
    </w:p>
    <w:p w14:paraId="6A5B6DF8" w14:textId="77777777" w:rsidR="00B97459" w:rsidRDefault="00B97459" w:rsidP="006115FA">
      <w:pPr>
        <w:spacing w:line="240" w:lineRule="auto"/>
        <w:ind w:left="227" w:right="227"/>
        <w:rPr>
          <w:b/>
          <w:bCs/>
          <w:sz w:val="32"/>
          <w:szCs w:val="32"/>
        </w:rPr>
      </w:pPr>
    </w:p>
    <w:p w14:paraId="428A0F63" w14:textId="77777777" w:rsidR="00B97459" w:rsidRDefault="00B97459" w:rsidP="006115FA">
      <w:pPr>
        <w:spacing w:line="240" w:lineRule="auto"/>
        <w:ind w:left="227" w:right="227"/>
        <w:rPr>
          <w:b/>
          <w:bCs/>
          <w:sz w:val="32"/>
          <w:szCs w:val="32"/>
        </w:rPr>
      </w:pPr>
    </w:p>
    <w:p w14:paraId="6A2EE737" w14:textId="77777777" w:rsidR="00B97459" w:rsidRDefault="00B97459" w:rsidP="006115FA">
      <w:pPr>
        <w:spacing w:line="240" w:lineRule="auto"/>
        <w:ind w:left="227" w:right="227"/>
        <w:rPr>
          <w:b/>
          <w:bCs/>
          <w:sz w:val="32"/>
          <w:szCs w:val="32"/>
        </w:rPr>
      </w:pPr>
    </w:p>
    <w:p w14:paraId="706C4C9B" w14:textId="77777777" w:rsidR="00B97459" w:rsidRDefault="00B97459" w:rsidP="006115FA">
      <w:pPr>
        <w:spacing w:line="240" w:lineRule="auto"/>
        <w:ind w:left="227" w:right="227"/>
        <w:rPr>
          <w:b/>
          <w:bCs/>
          <w:sz w:val="32"/>
          <w:szCs w:val="32"/>
        </w:rPr>
      </w:pPr>
    </w:p>
    <w:p w14:paraId="451A7090" w14:textId="77777777" w:rsidR="00B97459" w:rsidRDefault="00B97459" w:rsidP="006115FA">
      <w:pPr>
        <w:spacing w:line="240" w:lineRule="auto"/>
        <w:ind w:left="227" w:right="227"/>
        <w:rPr>
          <w:b/>
          <w:bCs/>
          <w:sz w:val="32"/>
          <w:szCs w:val="32"/>
        </w:rPr>
      </w:pPr>
    </w:p>
    <w:p w14:paraId="66A00F44" w14:textId="77777777" w:rsidR="00B97459" w:rsidRDefault="00B97459" w:rsidP="006115FA">
      <w:pPr>
        <w:spacing w:line="240" w:lineRule="auto"/>
        <w:ind w:left="227" w:right="227"/>
        <w:rPr>
          <w:b/>
          <w:bCs/>
          <w:sz w:val="32"/>
          <w:szCs w:val="32"/>
        </w:rPr>
      </w:pPr>
    </w:p>
    <w:p w14:paraId="4E422917" w14:textId="77777777" w:rsidR="00B97459" w:rsidRDefault="00B97459" w:rsidP="006115FA">
      <w:pPr>
        <w:spacing w:line="240" w:lineRule="auto"/>
        <w:ind w:left="227" w:right="227"/>
        <w:rPr>
          <w:b/>
          <w:bCs/>
          <w:sz w:val="32"/>
          <w:szCs w:val="32"/>
        </w:rPr>
      </w:pPr>
    </w:p>
    <w:p w14:paraId="3C2600D8" w14:textId="77777777" w:rsidR="00B97459" w:rsidRDefault="00B97459" w:rsidP="006115FA">
      <w:pPr>
        <w:spacing w:line="240" w:lineRule="auto"/>
        <w:ind w:left="227" w:right="227"/>
        <w:rPr>
          <w:b/>
          <w:bCs/>
          <w:sz w:val="32"/>
          <w:szCs w:val="32"/>
        </w:rPr>
      </w:pPr>
    </w:p>
    <w:p w14:paraId="7A808B4A" w14:textId="77777777" w:rsidR="00B97459" w:rsidRDefault="00B97459" w:rsidP="006115FA">
      <w:pPr>
        <w:spacing w:line="240" w:lineRule="auto"/>
        <w:ind w:left="227" w:right="227"/>
        <w:rPr>
          <w:b/>
          <w:bCs/>
          <w:sz w:val="32"/>
          <w:szCs w:val="32"/>
        </w:rPr>
      </w:pPr>
    </w:p>
    <w:p w14:paraId="4DC71E32" w14:textId="77777777" w:rsidR="00B97459" w:rsidRDefault="00B97459" w:rsidP="006115FA">
      <w:pPr>
        <w:spacing w:line="240" w:lineRule="auto"/>
        <w:ind w:left="227" w:right="227"/>
        <w:rPr>
          <w:b/>
          <w:bCs/>
          <w:sz w:val="32"/>
          <w:szCs w:val="32"/>
        </w:rPr>
      </w:pPr>
    </w:p>
    <w:p w14:paraId="6917B3E4" w14:textId="77777777" w:rsidR="00B97459" w:rsidRDefault="00B97459" w:rsidP="006115FA">
      <w:pPr>
        <w:spacing w:line="240" w:lineRule="auto"/>
        <w:ind w:left="227" w:right="227"/>
        <w:rPr>
          <w:b/>
          <w:bCs/>
          <w:sz w:val="32"/>
          <w:szCs w:val="32"/>
        </w:rPr>
      </w:pPr>
    </w:p>
    <w:p w14:paraId="066A273A" w14:textId="77777777" w:rsidR="00B97459" w:rsidRDefault="00B97459" w:rsidP="006115FA">
      <w:pPr>
        <w:spacing w:line="240" w:lineRule="auto"/>
        <w:ind w:left="227" w:right="227"/>
        <w:rPr>
          <w:b/>
          <w:bCs/>
          <w:sz w:val="32"/>
          <w:szCs w:val="32"/>
        </w:rPr>
      </w:pPr>
    </w:p>
    <w:p w14:paraId="7C1EBCCB" w14:textId="77777777" w:rsidR="00535AFC" w:rsidRDefault="00535AFC" w:rsidP="006115FA">
      <w:pPr>
        <w:spacing w:line="240" w:lineRule="auto"/>
        <w:ind w:left="227" w:right="227"/>
        <w:rPr>
          <w:b/>
          <w:bCs/>
          <w:sz w:val="32"/>
          <w:szCs w:val="32"/>
        </w:rPr>
      </w:pPr>
    </w:p>
    <w:p w14:paraId="29DBD4B2" w14:textId="495279FD" w:rsidR="00661EB2" w:rsidRPr="00B97459" w:rsidRDefault="00B97459" w:rsidP="006115FA">
      <w:pPr>
        <w:spacing w:line="240" w:lineRule="auto"/>
        <w:ind w:left="227" w:right="227"/>
        <w:jc w:val="both"/>
        <w:rPr>
          <w:b/>
          <w:bCs/>
          <w:sz w:val="32"/>
          <w:szCs w:val="32"/>
        </w:rPr>
      </w:pPr>
      <w:r w:rsidRPr="00B97459">
        <w:rPr>
          <w:b/>
          <w:bCs/>
          <w:sz w:val="32"/>
          <w:szCs w:val="32"/>
        </w:rPr>
        <w:lastRenderedPageBreak/>
        <w:t xml:space="preserve">1 </w:t>
      </w:r>
      <w:r w:rsidR="00661EB2" w:rsidRPr="00B97459">
        <w:rPr>
          <w:b/>
          <w:bCs/>
          <w:sz w:val="32"/>
          <w:szCs w:val="32"/>
        </w:rPr>
        <w:t xml:space="preserve">INTRODUZIONE </w:t>
      </w:r>
    </w:p>
    <w:p w14:paraId="477F9F83" w14:textId="5FA1C534" w:rsidR="004F3777" w:rsidRDefault="00A870D3" w:rsidP="006115FA">
      <w:pPr>
        <w:spacing w:line="240" w:lineRule="auto"/>
        <w:ind w:left="227" w:right="227"/>
        <w:jc w:val="both"/>
        <w:rPr>
          <w:sz w:val="20"/>
          <w:szCs w:val="20"/>
        </w:rPr>
      </w:pPr>
      <w:r w:rsidRPr="00361829">
        <w:rPr>
          <w:sz w:val="20"/>
          <w:szCs w:val="20"/>
        </w:rPr>
        <w:t>Negli ultimi anni l’</w:t>
      </w:r>
      <w:r w:rsidR="00A43D09">
        <w:rPr>
          <w:sz w:val="20"/>
          <w:szCs w:val="20"/>
        </w:rPr>
        <w:t>”</w:t>
      </w:r>
      <w:r w:rsidRPr="00361829">
        <w:rPr>
          <w:sz w:val="20"/>
          <w:szCs w:val="20"/>
        </w:rPr>
        <w:t xml:space="preserve">Internet of </w:t>
      </w:r>
      <w:proofErr w:type="spellStart"/>
      <w:r w:rsidRPr="00361829">
        <w:rPr>
          <w:sz w:val="20"/>
          <w:szCs w:val="20"/>
        </w:rPr>
        <w:t>Things</w:t>
      </w:r>
      <w:proofErr w:type="spellEnd"/>
      <w:r w:rsidR="00A43D09">
        <w:rPr>
          <w:sz w:val="20"/>
          <w:szCs w:val="20"/>
        </w:rPr>
        <w:t>”</w:t>
      </w:r>
      <w:r w:rsidRPr="00361829">
        <w:rPr>
          <w:sz w:val="20"/>
          <w:szCs w:val="20"/>
        </w:rPr>
        <w:t xml:space="preserve"> ha guadagnato sempre più rilevanza sia dal punto di vista scientifico che commerciale fino a diventare </w:t>
      </w:r>
      <w:r w:rsidR="000659F1" w:rsidRPr="00361829">
        <w:rPr>
          <w:sz w:val="20"/>
          <w:szCs w:val="20"/>
        </w:rPr>
        <w:t xml:space="preserve">parte integrante delle nostre </w:t>
      </w:r>
      <w:r w:rsidR="00CA6C78" w:rsidRPr="00361829">
        <w:rPr>
          <w:sz w:val="20"/>
          <w:szCs w:val="20"/>
        </w:rPr>
        <w:t>vite</w:t>
      </w:r>
      <w:r w:rsidR="00CA6C78">
        <w:rPr>
          <w:sz w:val="20"/>
          <w:szCs w:val="20"/>
        </w:rPr>
        <w:t>, ad esempio</w:t>
      </w:r>
      <w:r w:rsidR="0046145B">
        <w:rPr>
          <w:sz w:val="20"/>
          <w:szCs w:val="20"/>
        </w:rPr>
        <w:t>,</w:t>
      </w:r>
      <w:r w:rsidR="00A43D09">
        <w:rPr>
          <w:sz w:val="20"/>
          <w:szCs w:val="20"/>
        </w:rPr>
        <w:t xml:space="preserve"> </w:t>
      </w:r>
      <w:r w:rsidR="00C67864">
        <w:rPr>
          <w:sz w:val="20"/>
          <w:szCs w:val="20"/>
        </w:rPr>
        <w:t xml:space="preserve">nel campo della domotica (smart home), nei sistemi di intrattenimento nelle automobili e </w:t>
      </w:r>
      <w:r w:rsidR="00A43D09">
        <w:rPr>
          <w:sz w:val="20"/>
          <w:szCs w:val="20"/>
        </w:rPr>
        <w:t xml:space="preserve">attraverso </w:t>
      </w:r>
      <w:r w:rsidR="00C67864">
        <w:rPr>
          <w:sz w:val="20"/>
          <w:szCs w:val="20"/>
        </w:rPr>
        <w:t xml:space="preserve">lo sviluppo di dispositivi utili </w:t>
      </w:r>
      <w:r w:rsidR="00A43D09">
        <w:rPr>
          <w:sz w:val="20"/>
          <w:szCs w:val="20"/>
        </w:rPr>
        <w:t>a</w:t>
      </w:r>
      <w:r w:rsidR="00C67864">
        <w:rPr>
          <w:sz w:val="20"/>
          <w:szCs w:val="20"/>
        </w:rPr>
        <w:t xml:space="preserve"> monitorare la salute degli utenti (e-health)</w:t>
      </w:r>
      <w:r w:rsidR="000659F1" w:rsidRPr="00361829">
        <w:rPr>
          <w:sz w:val="20"/>
          <w:szCs w:val="20"/>
        </w:rPr>
        <w:t xml:space="preserve">. Un utilizzo </w:t>
      </w:r>
      <w:r w:rsidR="004F3777" w:rsidRPr="00361829">
        <w:rPr>
          <w:sz w:val="20"/>
          <w:szCs w:val="20"/>
        </w:rPr>
        <w:t xml:space="preserve">molto comune di questa tecnologia consiste nel monitorare l’attività sportiva dell’utente tramite dispositivi indossabili </w:t>
      </w:r>
      <w:r w:rsidR="00B423A8">
        <w:rPr>
          <w:sz w:val="20"/>
          <w:szCs w:val="20"/>
        </w:rPr>
        <w:t xml:space="preserve">con sensori utili a captare movimenti. </w:t>
      </w:r>
    </w:p>
    <w:p w14:paraId="3A75987E" w14:textId="3C9651E7" w:rsidR="00C67864" w:rsidRDefault="00C67864" w:rsidP="006115FA">
      <w:pPr>
        <w:spacing w:line="240" w:lineRule="auto"/>
        <w:ind w:left="227" w:right="227"/>
        <w:jc w:val="both"/>
        <w:rPr>
          <w:sz w:val="20"/>
          <w:szCs w:val="20"/>
        </w:rPr>
      </w:pPr>
      <w:r>
        <w:rPr>
          <w:sz w:val="20"/>
          <w:szCs w:val="20"/>
        </w:rPr>
        <w:t>Uno strumento molto importante presente in questa tesi è il machine learning</w:t>
      </w:r>
      <w:r w:rsidR="00B423A8">
        <w:rPr>
          <w:sz w:val="20"/>
          <w:szCs w:val="20"/>
        </w:rPr>
        <w:t xml:space="preserve">. Recentemente l’intelligenza artificiale è </w:t>
      </w:r>
      <w:r w:rsidR="00A43D09">
        <w:rPr>
          <w:sz w:val="20"/>
          <w:szCs w:val="20"/>
        </w:rPr>
        <w:t xml:space="preserve">un argomento </w:t>
      </w:r>
      <w:r w:rsidR="00B423A8">
        <w:rPr>
          <w:sz w:val="20"/>
          <w:szCs w:val="20"/>
        </w:rPr>
        <w:t>molto discuss</w:t>
      </w:r>
      <w:r w:rsidR="00A43D09">
        <w:rPr>
          <w:sz w:val="20"/>
          <w:szCs w:val="20"/>
        </w:rPr>
        <w:t>o</w:t>
      </w:r>
      <w:r w:rsidR="00B423A8">
        <w:rPr>
          <w:sz w:val="20"/>
          <w:szCs w:val="20"/>
        </w:rPr>
        <w:t xml:space="preserve"> sia pubblicamente sia all’interno della comunità scientifica; la capacità di generare modelli automatici per rilevare movimenti è molto utile e già </w:t>
      </w:r>
      <w:r w:rsidR="00B15064">
        <w:rPr>
          <w:sz w:val="20"/>
          <w:szCs w:val="20"/>
        </w:rPr>
        <w:t>presente, ad esempio,</w:t>
      </w:r>
      <w:r w:rsidR="00B423A8">
        <w:rPr>
          <w:sz w:val="20"/>
          <w:szCs w:val="20"/>
        </w:rPr>
        <w:t xml:space="preserve"> negli smartwatch attualmente in commercio (nel riconoscimento dell’attività fisica svolta dall’utente come la corsa, il nuoto o la bicicletta)</w:t>
      </w:r>
      <w:r w:rsidR="00B15064">
        <w:rPr>
          <w:sz w:val="20"/>
          <w:szCs w:val="20"/>
        </w:rPr>
        <w:t xml:space="preserve"> e in questa tesi questa è utilizzata nel riconoscimento d</w:t>
      </w:r>
      <w:r w:rsidR="00924ADF">
        <w:rPr>
          <w:sz w:val="20"/>
          <w:szCs w:val="20"/>
        </w:rPr>
        <w:t>i quale</w:t>
      </w:r>
      <w:r w:rsidR="00A43D09">
        <w:rPr>
          <w:sz w:val="20"/>
          <w:szCs w:val="20"/>
        </w:rPr>
        <w:t xml:space="preserve"> </w:t>
      </w:r>
      <w:r w:rsidR="00924ADF">
        <w:rPr>
          <w:sz w:val="20"/>
          <w:szCs w:val="20"/>
        </w:rPr>
        <w:t>dei movimenti</w:t>
      </w:r>
      <w:r w:rsidR="00A43D09">
        <w:rPr>
          <w:sz w:val="20"/>
          <w:szCs w:val="20"/>
        </w:rPr>
        <w:t xml:space="preserve"> conosciuti</w:t>
      </w:r>
      <w:r w:rsidR="00924ADF">
        <w:rPr>
          <w:sz w:val="20"/>
          <w:szCs w:val="20"/>
        </w:rPr>
        <w:t xml:space="preserve"> è stat</w:t>
      </w:r>
      <w:r w:rsidR="00A43D09">
        <w:rPr>
          <w:sz w:val="20"/>
          <w:szCs w:val="20"/>
        </w:rPr>
        <w:t>o</w:t>
      </w:r>
      <w:r w:rsidR="00924ADF">
        <w:rPr>
          <w:sz w:val="20"/>
          <w:szCs w:val="20"/>
        </w:rPr>
        <w:t xml:space="preserve"> </w:t>
      </w:r>
      <w:r w:rsidR="00A43D09">
        <w:rPr>
          <w:sz w:val="20"/>
          <w:szCs w:val="20"/>
        </w:rPr>
        <w:t>effettuato</w:t>
      </w:r>
      <w:r w:rsidR="00924ADF">
        <w:rPr>
          <w:sz w:val="20"/>
          <w:szCs w:val="20"/>
        </w:rPr>
        <w:t xml:space="preserve"> dall’utente</w:t>
      </w:r>
      <w:r w:rsidR="00B15064">
        <w:rPr>
          <w:sz w:val="20"/>
          <w:szCs w:val="20"/>
        </w:rPr>
        <w:t>.</w:t>
      </w:r>
    </w:p>
    <w:p w14:paraId="49EB6BDD" w14:textId="52087CC4" w:rsidR="00C67864" w:rsidRDefault="00B15064" w:rsidP="006115FA">
      <w:pPr>
        <w:spacing w:line="240" w:lineRule="auto"/>
        <w:ind w:left="227" w:right="227"/>
        <w:jc w:val="both"/>
        <w:rPr>
          <w:sz w:val="20"/>
          <w:szCs w:val="20"/>
        </w:rPr>
      </w:pPr>
      <w:r>
        <w:rPr>
          <w:sz w:val="20"/>
          <w:szCs w:val="20"/>
        </w:rPr>
        <w:t xml:space="preserve">Più nello specifico questo progetto applica i concetti di cui abbiamo parlato al mondo della boxe, creando un sistema in grado di riconoscere quale movimento è stato svolto dal pugile e potenzialmente captarne le caratteristiche come la velocità, la potenza e la precisione della tecnica. </w:t>
      </w:r>
      <w:r w:rsidR="008F55DF">
        <w:rPr>
          <w:sz w:val="20"/>
          <w:szCs w:val="20"/>
        </w:rPr>
        <w:t>Sarebbe inoltre possibile</w:t>
      </w:r>
      <w:r>
        <w:rPr>
          <w:sz w:val="20"/>
          <w:szCs w:val="20"/>
        </w:rPr>
        <w:t xml:space="preserve"> visualizzare i dati in modo semplificato </w:t>
      </w:r>
      <w:r w:rsidR="008F55DF">
        <w:rPr>
          <w:sz w:val="20"/>
          <w:szCs w:val="20"/>
        </w:rPr>
        <w:t>così da permettere all’utente</w:t>
      </w:r>
      <w:r>
        <w:rPr>
          <w:sz w:val="20"/>
          <w:szCs w:val="20"/>
        </w:rPr>
        <w:t xml:space="preserve"> </w:t>
      </w:r>
      <w:r w:rsidR="008F55DF">
        <w:rPr>
          <w:sz w:val="20"/>
          <w:szCs w:val="20"/>
        </w:rPr>
        <w:t>di</w:t>
      </w:r>
      <w:r>
        <w:rPr>
          <w:sz w:val="20"/>
          <w:szCs w:val="20"/>
        </w:rPr>
        <w:t xml:space="preserve"> monitorare facilmente e in modo molto efficace il proprio allenamento e la propria performance nel tempo e, per esempio, capire in quali parti del proprio </w:t>
      </w:r>
      <w:r w:rsidR="008F55DF">
        <w:rPr>
          <w:sz w:val="20"/>
          <w:szCs w:val="20"/>
        </w:rPr>
        <w:t>sport</w:t>
      </w:r>
      <w:r>
        <w:rPr>
          <w:sz w:val="20"/>
          <w:szCs w:val="20"/>
        </w:rPr>
        <w:t xml:space="preserve"> debba concentrarsi di più per diventare un atleta completo. </w:t>
      </w:r>
    </w:p>
    <w:p w14:paraId="388BAEFD" w14:textId="77777777" w:rsidR="008F55DF" w:rsidRDefault="008F55DF" w:rsidP="006115FA">
      <w:pPr>
        <w:spacing w:line="240" w:lineRule="auto"/>
        <w:ind w:left="227" w:right="227"/>
        <w:jc w:val="both"/>
        <w:rPr>
          <w:sz w:val="20"/>
          <w:szCs w:val="20"/>
        </w:rPr>
      </w:pPr>
      <w:r>
        <w:rPr>
          <w:sz w:val="20"/>
          <w:szCs w:val="20"/>
        </w:rPr>
        <w:t xml:space="preserve">Nella nostra architettura vengono rilevati i valori dell’accelerometro e giroscopio dai </w:t>
      </w:r>
      <w:r w:rsidR="00862839">
        <w:rPr>
          <w:sz w:val="20"/>
          <w:szCs w:val="20"/>
        </w:rPr>
        <w:t>sensori presenti sul dispositivo e quest</w:t>
      </w:r>
      <w:r>
        <w:rPr>
          <w:sz w:val="20"/>
          <w:szCs w:val="20"/>
        </w:rPr>
        <w:t>i</w:t>
      </w:r>
      <w:r w:rsidR="00862839">
        <w:rPr>
          <w:sz w:val="20"/>
          <w:szCs w:val="20"/>
        </w:rPr>
        <w:t xml:space="preserve"> vengono inviati tramite Bluetooth Low </w:t>
      </w:r>
      <w:r>
        <w:rPr>
          <w:sz w:val="20"/>
          <w:szCs w:val="20"/>
        </w:rPr>
        <w:t xml:space="preserve">Energy al dispositivo mobile che si occuperà, tramite una interfaccia utente dedicata, oltre a interfacciarsi con l’Arduino e memorizzare i dati sulla memoria del dispositivo anche ad avviare e fermare le misurazioni. Successivamente il dispositivo mobile tramite connessione a internet invierà i valori tramite HTTPS POST </w:t>
      </w:r>
      <w:r w:rsidR="00862839">
        <w:rPr>
          <w:sz w:val="20"/>
          <w:szCs w:val="20"/>
        </w:rPr>
        <w:t xml:space="preserve">al </w:t>
      </w:r>
      <w:r>
        <w:rPr>
          <w:sz w:val="20"/>
          <w:szCs w:val="20"/>
        </w:rPr>
        <w:t>database</w:t>
      </w:r>
      <w:r w:rsidR="00862839">
        <w:rPr>
          <w:sz w:val="20"/>
          <w:szCs w:val="20"/>
        </w:rPr>
        <w:t xml:space="preserve"> in cui verranno salvati.</w:t>
      </w:r>
      <w:r w:rsidR="00AF196E">
        <w:rPr>
          <w:sz w:val="20"/>
          <w:szCs w:val="20"/>
        </w:rPr>
        <w:t xml:space="preserve"> </w:t>
      </w:r>
      <w:r>
        <w:rPr>
          <w:sz w:val="20"/>
          <w:szCs w:val="20"/>
        </w:rPr>
        <w:t xml:space="preserve">È possibile richiedere questi dati tramite HTTPS GET e visualizzarli su qualsiasi dispositivo in qualsiasi momento. </w:t>
      </w:r>
    </w:p>
    <w:p w14:paraId="411395F9" w14:textId="25C2ADA1" w:rsidR="00AB5DB1" w:rsidRDefault="00AF196E" w:rsidP="006115FA">
      <w:pPr>
        <w:spacing w:line="240" w:lineRule="auto"/>
        <w:ind w:left="227" w:right="227"/>
        <w:jc w:val="both"/>
        <w:rPr>
          <w:sz w:val="20"/>
          <w:szCs w:val="20"/>
        </w:rPr>
      </w:pPr>
      <w:r>
        <w:rPr>
          <w:sz w:val="20"/>
          <w:szCs w:val="20"/>
        </w:rPr>
        <w:t>Il progetto si basa quindi su questi quattro fattori:</w:t>
      </w:r>
    </w:p>
    <w:p w14:paraId="077C6933" w14:textId="77777777" w:rsidR="00C02423" w:rsidRDefault="00C02423" w:rsidP="006115FA">
      <w:pPr>
        <w:spacing w:line="240" w:lineRule="auto"/>
        <w:ind w:left="227" w:right="227"/>
        <w:jc w:val="both"/>
        <w:rPr>
          <w:sz w:val="20"/>
          <w:szCs w:val="20"/>
        </w:rPr>
      </w:pPr>
    </w:p>
    <w:p w14:paraId="07416636" w14:textId="77777777" w:rsidR="00C02423" w:rsidRPr="00361829" w:rsidRDefault="00C02423" w:rsidP="006115FA">
      <w:pPr>
        <w:spacing w:line="240" w:lineRule="auto"/>
        <w:ind w:left="227" w:right="227"/>
        <w:jc w:val="both"/>
        <w:rPr>
          <w:sz w:val="20"/>
          <w:szCs w:val="20"/>
        </w:rPr>
      </w:pPr>
    </w:p>
    <w:p w14:paraId="28A9205E" w14:textId="1ADDD738" w:rsidR="00AB5DB1" w:rsidRDefault="008D0FA2" w:rsidP="006115FA">
      <w:pPr>
        <w:spacing w:line="240" w:lineRule="auto"/>
        <w:ind w:left="227" w:right="227"/>
      </w:pPr>
      <w:r>
        <w:rPr>
          <w:noProof/>
        </w:rPr>
        <w:drawing>
          <wp:inline distT="0" distB="0" distL="0" distR="0" wp14:anchorId="21A865FC" wp14:editId="3EDF1DF1">
            <wp:extent cx="6118860" cy="1257300"/>
            <wp:effectExtent l="0" t="0" r="0" b="0"/>
            <wp:docPr id="981191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A2791E9" w14:textId="640E5935" w:rsidR="00CF253D" w:rsidRPr="00CF253D" w:rsidRDefault="00CF253D" w:rsidP="006115FA">
      <w:pPr>
        <w:spacing w:line="240" w:lineRule="auto"/>
        <w:ind w:left="227" w:right="227"/>
        <w:jc w:val="center"/>
        <w:rPr>
          <w:i/>
          <w:iCs/>
          <w:sz w:val="18"/>
          <w:szCs w:val="18"/>
        </w:rPr>
      </w:pPr>
      <w:r w:rsidRPr="00CF253D">
        <w:rPr>
          <w:i/>
          <w:iCs/>
          <w:sz w:val="18"/>
          <w:szCs w:val="18"/>
        </w:rPr>
        <w:t xml:space="preserve">Schema </w:t>
      </w:r>
      <w:r w:rsidR="00113944">
        <w:rPr>
          <w:i/>
          <w:iCs/>
          <w:sz w:val="18"/>
          <w:szCs w:val="18"/>
        </w:rPr>
        <w:t>raccolta del dataset</w:t>
      </w:r>
    </w:p>
    <w:p w14:paraId="595D0652" w14:textId="77777777" w:rsidR="00CF253D" w:rsidRDefault="00CF253D" w:rsidP="006115FA">
      <w:pPr>
        <w:spacing w:line="240" w:lineRule="auto"/>
        <w:ind w:left="227" w:right="227"/>
        <w:rPr>
          <w:sz w:val="20"/>
          <w:szCs w:val="20"/>
        </w:rPr>
      </w:pPr>
    </w:p>
    <w:p w14:paraId="6EA90449" w14:textId="77777777" w:rsidR="0090375C" w:rsidRDefault="00862839" w:rsidP="0090375C">
      <w:pPr>
        <w:spacing w:line="240" w:lineRule="auto"/>
        <w:ind w:left="227" w:right="227"/>
        <w:jc w:val="both"/>
        <w:rPr>
          <w:sz w:val="20"/>
          <w:szCs w:val="20"/>
        </w:rPr>
      </w:pPr>
      <w:r>
        <w:rPr>
          <w:sz w:val="20"/>
          <w:szCs w:val="20"/>
        </w:rPr>
        <w:t xml:space="preserve">Inizialmente la scheda viene posizionata sull’atleta all’altezza della cintura e, durante lo svolgimento del movimento, i dati vengono inviati tramite BLE al dispositivo smartphone, il quale a sua volta li invierà </w:t>
      </w:r>
      <w:r w:rsidR="008F55DF">
        <w:rPr>
          <w:sz w:val="20"/>
          <w:szCs w:val="20"/>
        </w:rPr>
        <w:t xml:space="preserve">al framework IoT </w:t>
      </w:r>
      <w:proofErr w:type="spellStart"/>
      <w:r w:rsidR="0090375C">
        <w:rPr>
          <w:sz w:val="20"/>
          <w:szCs w:val="20"/>
        </w:rPr>
        <w:t>Measurify</w:t>
      </w:r>
      <w:proofErr w:type="spellEnd"/>
      <w:r w:rsidR="0090375C">
        <w:rPr>
          <w:sz w:val="20"/>
          <w:szCs w:val="20"/>
        </w:rPr>
        <w:t xml:space="preserve"> [</w:t>
      </w:r>
      <w:r w:rsidR="001119A2">
        <w:rPr>
          <w:sz w:val="20"/>
          <w:szCs w:val="20"/>
        </w:rPr>
        <w:t>2]</w:t>
      </w:r>
      <w:r w:rsidR="008F55DF">
        <w:rPr>
          <w:sz w:val="20"/>
          <w:szCs w:val="20"/>
        </w:rPr>
        <w:t xml:space="preserve"> </w:t>
      </w:r>
      <w:bookmarkStart w:id="1" w:name="_Hlk144734067"/>
      <w:r w:rsidR="008F55DF">
        <w:rPr>
          <w:sz w:val="20"/>
          <w:szCs w:val="20"/>
        </w:rPr>
        <w:t xml:space="preserve">tramite l’interfaccia API </w:t>
      </w:r>
      <w:proofErr w:type="spellStart"/>
      <w:r w:rsidR="008F55DF">
        <w:rPr>
          <w:sz w:val="20"/>
          <w:szCs w:val="20"/>
        </w:rPr>
        <w:t>RESTful</w:t>
      </w:r>
      <w:proofErr w:type="spellEnd"/>
      <w:r w:rsidR="008F55DF">
        <w:rPr>
          <w:sz w:val="20"/>
          <w:szCs w:val="20"/>
        </w:rPr>
        <w:t xml:space="preserve">. Questo framework si occuperà di salvare i dati sul database non relazionale </w:t>
      </w:r>
      <w:proofErr w:type="spellStart"/>
      <w:r w:rsidR="008F55DF">
        <w:rPr>
          <w:sz w:val="20"/>
          <w:szCs w:val="20"/>
        </w:rPr>
        <w:t>MongoDB</w:t>
      </w:r>
      <w:bookmarkEnd w:id="1"/>
      <w:proofErr w:type="spellEnd"/>
      <w:r w:rsidR="00795E83">
        <w:rPr>
          <w:sz w:val="20"/>
          <w:szCs w:val="20"/>
        </w:rPr>
        <w:t>. Successivamente i colpi potranno essere classificati tramite l</w:t>
      </w:r>
      <w:r w:rsidR="00AF196E">
        <w:rPr>
          <w:sz w:val="20"/>
          <w:szCs w:val="20"/>
        </w:rPr>
        <w:t>’utilizzo dell</w:t>
      </w:r>
      <w:r w:rsidR="00795E83">
        <w:rPr>
          <w:sz w:val="20"/>
          <w:szCs w:val="20"/>
        </w:rPr>
        <w:t>’apposito modello</w:t>
      </w:r>
      <w:r w:rsidR="00AF196E">
        <w:rPr>
          <w:sz w:val="20"/>
          <w:szCs w:val="20"/>
        </w:rPr>
        <w:t>.</w:t>
      </w:r>
      <w:r w:rsidR="0090375C" w:rsidRPr="0090375C">
        <w:rPr>
          <w:sz w:val="20"/>
          <w:szCs w:val="20"/>
        </w:rPr>
        <w:t xml:space="preserve"> </w:t>
      </w:r>
    </w:p>
    <w:p w14:paraId="19F22458" w14:textId="77777777" w:rsidR="00C02423" w:rsidRDefault="00C02423" w:rsidP="0090375C">
      <w:pPr>
        <w:spacing w:line="240" w:lineRule="auto"/>
        <w:ind w:left="227" w:right="227"/>
        <w:jc w:val="both"/>
        <w:rPr>
          <w:sz w:val="20"/>
          <w:szCs w:val="20"/>
        </w:rPr>
      </w:pPr>
    </w:p>
    <w:p w14:paraId="4A7F46DF" w14:textId="77777777" w:rsidR="00C02423" w:rsidRDefault="00C02423" w:rsidP="0090375C">
      <w:pPr>
        <w:spacing w:line="240" w:lineRule="auto"/>
        <w:ind w:left="227" w:right="227"/>
        <w:jc w:val="both"/>
        <w:rPr>
          <w:sz w:val="20"/>
          <w:szCs w:val="20"/>
        </w:rPr>
      </w:pPr>
    </w:p>
    <w:p w14:paraId="2A451B14" w14:textId="7968F4AB" w:rsidR="0090375C" w:rsidRPr="00113944" w:rsidRDefault="00CA6C78" w:rsidP="0090375C">
      <w:pPr>
        <w:spacing w:line="240" w:lineRule="auto"/>
        <w:ind w:left="227" w:right="227"/>
        <w:jc w:val="both"/>
        <w:rPr>
          <w:sz w:val="20"/>
          <w:szCs w:val="20"/>
        </w:rPr>
      </w:pPr>
      <w:r>
        <w:rPr>
          <w:noProof/>
        </w:rPr>
        <w:lastRenderedPageBreak/>
        <w:drawing>
          <wp:anchor distT="0" distB="0" distL="114300" distR="114300" simplePos="0" relativeHeight="251689984" behindDoc="0" locked="0" layoutInCell="1" allowOverlap="1" wp14:anchorId="6F135CCF" wp14:editId="7E5A2444">
            <wp:simplePos x="0" y="0"/>
            <wp:positionH relativeFrom="column">
              <wp:posOffset>440248</wp:posOffset>
            </wp:positionH>
            <wp:positionV relativeFrom="paragraph">
              <wp:posOffset>435969</wp:posOffset>
            </wp:positionV>
            <wp:extent cx="4945753" cy="1240800"/>
            <wp:effectExtent l="0" t="0" r="7620" b="0"/>
            <wp:wrapTopAndBottom/>
            <wp:docPr id="779252154" name="Immagine 1" descr="Immagine che contiene diagramma, schermata, origam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52154" name="Immagine 1" descr="Immagine che contiene diagramma, schermata, origami, design&#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5753" cy="1240800"/>
                    </a:xfrm>
                    <a:prstGeom prst="rect">
                      <a:avLst/>
                    </a:prstGeom>
                  </pic:spPr>
                </pic:pic>
              </a:graphicData>
            </a:graphic>
          </wp:anchor>
        </w:drawing>
      </w:r>
      <w:r w:rsidR="0090375C" w:rsidRPr="00113944">
        <w:rPr>
          <w:sz w:val="20"/>
          <w:szCs w:val="20"/>
        </w:rPr>
        <w:t xml:space="preserve">Successivamente i dati </w:t>
      </w:r>
      <w:r w:rsidR="0090375C">
        <w:rPr>
          <w:sz w:val="20"/>
          <w:szCs w:val="20"/>
        </w:rPr>
        <w:t>sono</w:t>
      </w:r>
      <w:r w:rsidR="0090375C" w:rsidRPr="00113944">
        <w:rPr>
          <w:sz w:val="20"/>
          <w:szCs w:val="20"/>
        </w:rPr>
        <w:t xml:space="preserve"> recuperati dal database in cui sono stati salvati e usati per generare il modello in grado di classificare i movimenti in tempo reale</w:t>
      </w:r>
      <w:r w:rsidR="0090375C">
        <w:rPr>
          <w:sz w:val="20"/>
          <w:szCs w:val="20"/>
        </w:rPr>
        <w:t>.</w:t>
      </w:r>
    </w:p>
    <w:p w14:paraId="2E600583" w14:textId="3842805A" w:rsidR="00113944" w:rsidRPr="000978D3" w:rsidRDefault="00113944" w:rsidP="00CA6C78">
      <w:pPr>
        <w:spacing w:line="240" w:lineRule="auto"/>
        <w:ind w:right="227"/>
        <w:jc w:val="center"/>
        <w:rPr>
          <w:sz w:val="24"/>
          <w:szCs w:val="24"/>
        </w:rPr>
      </w:pPr>
      <w:r w:rsidRPr="00CF253D">
        <w:rPr>
          <w:i/>
          <w:iCs/>
          <w:sz w:val="18"/>
          <w:szCs w:val="18"/>
        </w:rPr>
        <w:t xml:space="preserve">Schema </w:t>
      </w:r>
      <w:r>
        <w:rPr>
          <w:i/>
          <w:iCs/>
          <w:sz w:val="18"/>
          <w:szCs w:val="18"/>
        </w:rPr>
        <w:t>del funzionamento del modello</w:t>
      </w:r>
    </w:p>
    <w:p w14:paraId="3AB75530" w14:textId="77777777" w:rsidR="00AB5DB1" w:rsidRPr="00361829" w:rsidRDefault="00AB5DB1" w:rsidP="006115FA">
      <w:pPr>
        <w:spacing w:line="240" w:lineRule="auto"/>
        <w:ind w:left="227" w:right="227"/>
        <w:jc w:val="both"/>
        <w:rPr>
          <w:sz w:val="20"/>
          <w:szCs w:val="20"/>
        </w:rPr>
      </w:pPr>
    </w:p>
    <w:p w14:paraId="47C8A794" w14:textId="24AB093F" w:rsidR="00AB5DB1" w:rsidRPr="00361829" w:rsidRDefault="00AB5DB1" w:rsidP="006115FA">
      <w:pPr>
        <w:spacing w:line="240" w:lineRule="auto"/>
        <w:ind w:left="227" w:right="227"/>
        <w:jc w:val="both"/>
        <w:rPr>
          <w:sz w:val="20"/>
          <w:szCs w:val="20"/>
        </w:rPr>
      </w:pPr>
      <w:r w:rsidRPr="00361829">
        <w:rPr>
          <w:sz w:val="20"/>
          <w:szCs w:val="20"/>
        </w:rPr>
        <w:t xml:space="preserve">La tesi è </w:t>
      </w:r>
      <w:r w:rsidR="00795E83">
        <w:rPr>
          <w:sz w:val="20"/>
          <w:szCs w:val="20"/>
        </w:rPr>
        <w:t>divisa</w:t>
      </w:r>
      <w:r w:rsidRPr="00361829">
        <w:rPr>
          <w:sz w:val="20"/>
          <w:szCs w:val="20"/>
        </w:rPr>
        <w:t xml:space="preserve"> in </w:t>
      </w:r>
      <w:r w:rsidR="008F5BE0">
        <w:rPr>
          <w:sz w:val="20"/>
          <w:szCs w:val="20"/>
        </w:rPr>
        <w:t xml:space="preserve">tre </w:t>
      </w:r>
      <w:r w:rsidRPr="00361829">
        <w:rPr>
          <w:sz w:val="20"/>
          <w:szCs w:val="20"/>
        </w:rPr>
        <w:t>paragrafi principali:</w:t>
      </w:r>
    </w:p>
    <w:p w14:paraId="4E684695" w14:textId="63862432" w:rsidR="00AB5DB1" w:rsidRPr="000D7B53" w:rsidRDefault="00AB5DB1" w:rsidP="000D7B53">
      <w:pPr>
        <w:pStyle w:val="Paragrafoelenco"/>
        <w:numPr>
          <w:ilvl w:val="0"/>
          <w:numId w:val="16"/>
        </w:numPr>
        <w:spacing w:line="240" w:lineRule="auto"/>
        <w:ind w:right="227"/>
        <w:jc w:val="both"/>
        <w:rPr>
          <w:sz w:val="20"/>
          <w:szCs w:val="20"/>
        </w:rPr>
      </w:pPr>
      <w:r w:rsidRPr="000D7B53">
        <w:rPr>
          <w:sz w:val="20"/>
          <w:szCs w:val="20"/>
        </w:rPr>
        <w:t>Metodi e strumenti utilizzati, dove si discute come è stato realizzato il progetto e quali strumenti sono stati necessari</w:t>
      </w:r>
    </w:p>
    <w:p w14:paraId="0BFA9644" w14:textId="7BFB4CDD" w:rsidR="008F55DF" w:rsidRPr="000D7B53" w:rsidRDefault="008F55DF" w:rsidP="000D7B53">
      <w:pPr>
        <w:pStyle w:val="Paragrafoelenco"/>
        <w:numPr>
          <w:ilvl w:val="0"/>
          <w:numId w:val="16"/>
        </w:numPr>
        <w:spacing w:line="240" w:lineRule="auto"/>
        <w:ind w:right="227"/>
        <w:jc w:val="both"/>
        <w:rPr>
          <w:sz w:val="20"/>
          <w:szCs w:val="20"/>
        </w:rPr>
      </w:pPr>
      <w:r w:rsidRPr="000D7B53">
        <w:rPr>
          <w:sz w:val="20"/>
          <w:szCs w:val="20"/>
        </w:rPr>
        <w:t>Sperimentazioni e risultati, con la valutazione dei risultati ottenuti fino a verificare l’accuratezza dei modelli generati.</w:t>
      </w:r>
    </w:p>
    <w:p w14:paraId="2E7A844B" w14:textId="14CC419F" w:rsidR="00AB5DB1" w:rsidRPr="000D7B53" w:rsidRDefault="008F55DF" w:rsidP="000D7B53">
      <w:pPr>
        <w:pStyle w:val="Paragrafoelenco"/>
        <w:numPr>
          <w:ilvl w:val="0"/>
          <w:numId w:val="16"/>
        </w:numPr>
        <w:spacing w:line="240" w:lineRule="auto"/>
        <w:ind w:right="227"/>
        <w:jc w:val="both"/>
        <w:rPr>
          <w:sz w:val="20"/>
          <w:szCs w:val="20"/>
        </w:rPr>
      </w:pPr>
      <w:r w:rsidRPr="000D7B53">
        <w:rPr>
          <w:sz w:val="20"/>
          <w:szCs w:val="20"/>
        </w:rPr>
        <w:t xml:space="preserve">Contributo personale e considerazioni conclusive con una </w:t>
      </w:r>
      <w:r w:rsidR="00AB5DB1" w:rsidRPr="000D7B53">
        <w:rPr>
          <w:sz w:val="20"/>
          <w:szCs w:val="20"/>
        </w:rPr>
        <w:t>esposizione delle conclusioni finali</w:t>
      </w:r>
      <w:r w:rsidRPr="000D7B53">
        <w:rPr>
          <w:sz w:val="20"/>
          <w:szCs w:val="20"/>
        </w:rPr>
        <w:t>.</w:t>
      </w:r>
    </w:p>
    <w:p w14:paraId="4127A5D6" w14:textId="77777777" w:rsidR="00AB5DB1" w:rsidRDefault="00AB5DB1" w:rsidP="006115FA">
      <w:pPr>
        <w:spacing w:line="240" w:lineRule="auto"/>
        <w:ind w:left="227" w:right="227"/>
        <w:jc w:val="both"/>
        <w:rPr>
          <w:b/>
          <w:bCs/>
          <w:sz w:val="24"/>
          <w:szCs w:val="24"/>
        </w:rPr>
      </w:pPr>
    </w:p>
    <w:p w14:paraId="4B8A230F" w14:textId="77777777" w:rsidR="00CA6C78" w:rsidRDefault="00CA6C78" w:rsidP="006115FA">
      <w:pPr>
        <w:spacing w:line="240" w:lineRule="auto"/>
        <w:ind w:left="227" w:right="227"/>
        <w:jc w:val="both"/>
        <w:rPr>
          <w:b/>
          <w:bCs/>
          <w:sz w:val="32"/>
          <w:szCs w:val="32"/>
        </w:rPr>
      </w:pPr>
    </w:p>
    <w:p w14:paraId="151DBDFD" w14:textId="77777777" w:rsidR="00CA6C78" w:rsidRDefault="00CA6C78" w:rsidP="006115FA">
      <w:pPr>
        <w:spacing w:line="240" w:lineRule="auto"/>
        <w:ind w:left="227" w:right="227"/>
        <w:jc w:val="both"/>
        <w:rPr>
          <w:b/>
          <w:bCs/>
          <w:sz w:val="32"/>
          <w:szCs w:val="32"/>
        </w:rPr>
      </w:pPr>
    </w:p>
    <w:p w14:paraId="0E8EF488" w14:textId="77777777" w:rsidR="00CA6C78" w:rsidRDefault="00CA6C78" w:rsidP="006115FA">
      <w:pPr>
        <w:spacing w:line="240" w:lineRule="auto"/>
        <w:ind w:left="227" w:right="227"/>
        <w:jc w:val="both"/>
        <w:rPr>
          <w:b/>
          <w:bCs/>
          <w:sz w:val="32"/>
          <w:szCs w:val="32"/>
        </w:rPr>
      </w:pPr>
    </w:p>
    <w:p w14:paraId="665B2771" w14:textId="77777777" w:rsidR="00CA6C78" w:rsidRDefault="00CA6C78" w:rsidP="006115FA">
      <w:pPr>
        <w:spacing w:line="240" w:lineRule="auto"/>
        <w:ind w:left="227" w:right="227"/>
        <w:jc w:val="both"/>
        <w:rPr>
          <w:b/>
          <w:bCs/>
          <w:sz w:val="32"/>
          <w:szCs w:val="32"/>
        </w:rPr>
      </w:pPr>
    </w:p>
    <w:p w14:paraId="23D0BAB5" w14:textId="77777777" w:rsidR="00CA6C78" w:rsidRDefault="00CA6C78" w:rsidP="006115FA">
      <w:pPr>
        <w:spacing w:line="240" w:lineRule="auto"/>
        <w:ind w:left="227" w:right="227"/>
        <w:jc w:val="both"/>
        <w:rPr>
          <w:b/>
          <w:bCs/>
          <w:sz w:val="32"/>
          <w:szCs w:val="32"/>
        </w:rPr>
      </w:pPr>
    </w:p>
    <w:p w14:paraId="64016CD7" w14:textId="77777777" w:rsidR="00CA6C78" w:rsidRDefault="00CA6C78" w:rsidP="006115FA">
      <w:pPr>
        <w:spacing w:line="240" w:lineRule="auto"/>
        <w:ind w:left="227" w:right="227"/>
        <w:jc w:val="both"/>
        <w:rPr>
          <w:b/>
          <w:bCs/>
          <w:sz w:val="32"/>
          <w:szCs w:val="32"/>
        </w:rPr>
      </w:pPr>
    </w:p>
    <w:p w14:paraId="532EF4B8" w14:textId="77777777" w:rsidR="00CA6C78" w:rsidRDefault="00CA6C78" w:rsidP="006115FA">
      <w:pPr>
        <w:spacing w:line="240" w:lineRule="auto"/>
        <w:ind w:left="227" w:right="227"/>
        <w:jc w:val="both"/>
        <w:rPr>
          <w:b/>
          <w:bCs/>
          <w:sz w:val="32"/>
          <w:szCs w:val="32"/>
        </w:rPr>
      </w:pPr>
    </w:p>
    <w:p w14:paraId="01C579E2" w14:textId="77777777" w:rsidR="00CA6C78" w:rsidRDefault="00CA6C78" w:rsidP="006115FA">
      <w:pPr>
        <w:spacing w:line="240" w:lineRule="auto"/>
        <w:ind w:left="227" w:right="227"/>
        <w:jc w:val="both"/>
        <w:rPr>
          <w:b/>
          <w:bCs/>
          <w:sz w:val="32"/>
          <w:szCs w:val="32"/>
        </w:rPr>
      </w:pPr>
    </w:p>
    <w:p w14:paraId="5B871B55" w14:textId="77777777" w:rsidR="00CA6C78" w:rsidRDefault="00CA6C78" w:rsidP="006115FA">
      <w:pPr>
        <w:spacing w:line="240" w:lineRule="auto"/>
        <w:ind w:left="227" w:right="227"/>
        <w:jc w:val="both"/>
        <w:rPr>
          <w:b/>
          <w:bCs/>
          <w:sz w:val="32"/>
          <w:szCs w:val="32"/>
        </w:rPr>
      </w:pPr>
    </w:p>
    <w:p w14:paraId="03E2D12E" w14:textId="77777777" w:rsidR="00CA6C78" w:rsidRDefault="00CA6C78" w:rsidP="006115FA">
      <w:pPr>
        <w:spacing w:line="240" w:lineRule="auto"/>
        <w:ind w:left="227" w:right="227"/>
        <w:jc w:val="both"/>
        <w:rPr>
          <w:b/>
          <w:bCs/>
          <w:sz w:val="32"/>
          <w:szCs w:val="32"/>
        </w:rPr>
      </w:pPr>
    </w:p>
    <w:p w14:paraId="4903012C" w14:textId="77777777" w:rsidR="00CA6C78" w:rsidRDefault="00CA6C78" w:rsidP="006115FA">
      <w:pPr>
        <w:spacing w:line="240" w:lineRule="auto"/>
        <w:ind w:left="227" w:right="227"/>
        <w:jc w:val="both"/>
        <w:rPr>
          <w:b/>
          <w:bCs/>
          <w:sz w:val="32"/>
          <w:szCs w:val="32"/>
        </w:rPr>
      </w:pPr>
    </w:p>
    <w:p w14:paraId="1D2CB110" w14:textId="77777777" w:rsidR="00CA6C78" w:rsidRDefault="00CA6C78" w:rsidP="006115FA">
      <w:pPr>
        <w:spacing w:line="240" w:lineRule="auto"/>
        <w:ind w:left="227" w:right="227"/>
        <w:jc w:val="both"/>
        <w:rPr>
          <w:b/>
          <w:bCs/>
          <w:sz w:val="32"/>
          <w:szCs w:val="32"/>
        </w:rPr>
      </w:pPr>
    </w:p>
    <w:p w14:paraId="22811CE5" w14:textId="77777777" w:rsidR="00CA6C78" w:rsidRDefault="00CA6C78" w:rsidP="006115FA">
      <w:pPr>
        <w:spacing w:line="240" w:lineRule="auto"/>
        <w:ind w:left="227" w:right="227"/>
        <w:jc w:val="both"/>
        <w:rPr>
          <w:b/>
          <w:bCs/>
          <w:sz w:val="32"/>
          <w:szCs w:val="32"/>
        </w:rPr>
      </w:pPr>
    </w:p>
    <w:p w14:paraId="4450B11C" w14:textId="77777777" w:rsidR="00CA6C78" w:rsidRDefault="00CA6C78" w:rsidP="006115FA">
      <w:pPr>
        <w:spacing w:line="240" w:lineRule="auto"/>
        <w:ind w:left="227" w:right="227"/>
        <w:jc w:val="both"/>
        <w:rPr>
          <w:b/>
          <w:bCs/>
          <w:sz w:val="32"/>
          <w:szCs w:val="32"/>
        </w:rPr>
      </w:pPr>
    </w:p>
    <w:p w14:paraId="7EFBF6AB" w14:textId="77777777" w:rsidR="00C02423" w:rsidRDefault="00C02423" w:rsidP="00C02423">
      <w:pPr>
        <w:spacing w:line="240" w:lineRule="auto"/>
        <w:ind w:right="227"/>
        <w:jc w:val="both"/>
        <w:rPr>
          <w:b/>
          <w:bCs/>
          <w:sz w:val="32"/>
          <w:szCs w:val="32"/>
        </w:rPr>
      </w:pPr>
    </w:p>
    <w:p w14:paraId="52075D15" w14:textId="24201CC2" w:rsidR="00B71708" w:rsidRPr="00C02423" w:rsidRDefault="00B97459" w:rsidP="00C02423">
      <w:pPr>
        <w:spacing w:line="240" w:lineRule="auto"/>
        <w:ind w:right="227" w:firstLine="227"/>
        <w:jc w:val="both"/>
        <w:rPr>
          <w:b/>
          <w:bCs/>
          <w:sz w:val="32"/>
          <w:szCs w:val="32"/>
        </w:rPr>
      </w:pPr>
      <w:r>
        <w:rPr>
          <w:b/>
          <w:bCs/>
          <w:sz w:val="32"/>
          <w:szCs w:val="32"/>
        </w:rPr>
        <w:lastRenderedPageBreak/>
        <w:t xml:space="preserve">2 </w:t>
      </w:r>
      <w:r w:rsidR="00B71708" w:rsidRPr="00B97459">
        <w:rPr>
          <w:b/>
          <w:bCs/>
          <w:sz w:val="32"/>
          <w:szCs w:val="32"/>
        </w:rPr>
        <w:t xml:space="preserve">METODI E STRUMENTI UTILIZZATI </w:t>
      </w:r>
      <w:r w:rsidR="00B71708" w:rsidRPr="00B97459">
        <w:rPr>
          <w:sz w:val="32"/>
          <w:szCs w:val="32"/>
        </w:rPr>
        <w:t xml:space="preserve"> </w:t>
      </w:r>
    </w:p>
    <w:p w14:paraId="1CD2B305" w14:textId="49B384CA" w:rsidR="00AB5DB1" w:rsidRDefault="00B97459" w:rsidP="006115FA">
      <w:pPr>
        <w:spacing w:line="240" w:lineRule="auto"/>
        <w:ind w:left="227" w:right="227"/>
        <w:jc w:val="both"/>
        <w:rPr>
          <w:b/>
          <w:bCs/>
          <w:sz w:val="28"/>
          <w:szCs w:val="28"/>
        </w:rPr>
      </w:pPr>
      <w:r>
        <w:rPr>
          <w:sz w:val="28"/>
          <w:szCs w:val="28"/>
        </w:rPr>
        <w:t xml:space="preserve"> </w:t>
      </w:r>
      <w:r w:rsidRPr="00B97459">
        <w:rPr>
          <w:b/>
          <w:bCs/>
          <w:sz w:val="28"/>
          <w:szCs w:val="28"/>
        </w:rPr>
        <w:t xml:space="preserve">2.1 </w:t>
      </w:r>
      <w:r w:rsidR="00AB5DB1" w:rsidRPr="00B97459">
        <w:rPr>
          <w:b/>
          <w:bCs/>
          <w:sz w:val="28"/>
          <w:szCs w:val="28"/>
        </w:rPr>
        <w:t>HARDWARE</w:t>
      </w:r>
    </w:p>
    <w:p w14:paraId="2A344B6F" w14:textId="77777777" w:rsidR="008F55DF" w:rsidRDefault="008F55DF" w:rsidP="006115FA">
      <w:pPr>
        <w:spacing w:line="240" w:lineRule="auto"/>
        <w:ind w:left="227" w:right="227"/>
        <w:jc w:val="both"/>
        <w:rPr>
          <w:b/>
          <w:bCs/>
          <w:sz w:val="24"/>
          <w:szCs w:val="24"/>
        </w:rPr>
      </w:pPr>
      <w:r>
        <w:rPr>
          <w:b/>
          <w:bCs/>
          <w:sz w:val="24"/>
          <w:szCs w:val="24"/>
        </w:rPr>
        <w:t>SISTEMA EMBEDDED</w:t>
      </w:r>
    </w:p>
    <w:p w14:paraId="333EA79C" w14:textId="77777777" w:rsidR="008F55DF" w:rsidRPr="00361829" w:rsidRDefault="008F55DF" w:rsidP="006115FA">
      <w:pPr>
        <w:spacing w:line="240" w:lineRule="auto"/>
        <w:ind w:left="227" w:right="227"/>
        <w:jc w:val="both"/>
        <w:rPr>
          <w:sz w:val="20"/>
          <w:szCs w:val="20"/>
        </w:rPr>
      </w:pPr>
      <w:r w:rsidRPr="00361829">
        <w:rPr>
          <w:sz w:val="20"/>
          <w:szCs w:val="20"/>
        </w:rPr>
        <w:t xml:space="preserve">Il sistema è formato da un microcontrollore che acquisisce i dati dai sensori montati sulla scheda e questi dati vengono poi raggruppati in </w:t>
      </w:r>
      <w:r>
        <w:rPr>
          <w:sz w:val="20"/>
          <w:szCs w:val="20"/>
        </w:rPr>
        <w:t>tre</w:t>
      </w:r>
      <w:r w:rsidRPr="00361829">
        <w:rPr>
          <w:sz w:val="20"/>
          <w:szCs w:val="20"/>
        </w:rPr>
        <w:t xml:space="preserve"> caratteristiche:</w:t>
      </w:r>
    </w:p>
    <w:p w14:paraId="05B0CDB0" w14:textId="77777777" w:rsidR="008F55DF" w:rsidRPr="000D7B53" w:rsidRDefault="008F55DF" w:rsidP="000D7B53">
      <w:pPr>
        <w:pStyle w:val="Paragrafoelenco"/>
        <w:numPr>
          <w:ilvl w:val="0"/>
          <w:numId w:val="17"/>
        </w:numPr>
        <w:spacing w:line="240" w:lineRule="auto"/>
        <w:ind w:right="227"/>
        <w:jc w:val="both"/>
        <w:rPr>
          <w:sz w:val="20"/>
          <w:szCs w:val="20"/>
        </w:rPr>
      </w:pPr>
      <w:r w:rsidRPr="000D7B53">
        <w:rPr>
          <w:sz w:val="20"/>
          <w:szCs w:val="20"/>
        </w:rPr>
        <w:t>IMU (unità di misura inerziale)</w:t>
      </w:r>
    </w:p>
    <w:p w14:paraId="6ACF8D63" w14:textId="77777777" w:rsidR="008F55DF" w:rsidRPr="000D7B53" w:rsidRDefault="008F55DF" w:rsidP="000D7B53">
      <w:pPr>
        <w:pStyle w:val="Paragrafoelenco"/>
        <w:numPr>
          <w:ilvl w:val="0"/>
          <w:numId w:val="17"/>
        </w:numPr>
        <w:spacing w:line="240" w:lineRule="auto"/>
        <w:ind w:right="227"/>
        <w:jc w:val="both"/>
        <w:rPr>
          <w:sz w:val="20"/>
          <w:szCs w:val="20"/>
        </w:rPr>
      </w:pPr>
      <w:r w:rsidRPr="000D7B53">
        <w:rPr>
          <w:sz w:val="20"/>
          <w:szCs w:val="20"/>
        </w:rPr>
        <w:t>Environment</w:t>
      </w:r>
    </w:p>
    <w:p w14:paraId="376FEE80" w14:textId="77777777" w:rsidR="008F55DF" w:rsidRPr="000D7B53" w:rsidRDefault="008F55DF" w:rsidP="000D7B53">
      <w:pPr>
        <w:pStyle w:val="Paragrafoelenco"/>
        <w:numPr>
          <w:ilvl w:val="0"/>
          <w:numId w:val="17"/>
        </w:numPr>
        <w:spacing w:line="240" w:lineRule="auto"/>
        <w:ind w:right="227"/>
        <w:jc w:val="both"/>
        <w:rPr>
          <w:sz w:val="20"/>
          <w:szCs w:val="20"/>
        </w:rPr>
      </w:pPr>
      <w:proofErr w:type="spellStart"/>
      <w:r w:rsidRPr="000D7B53">
        <w:rPr>
          <w:sz w:val="20"/>
          <w:szCs w:val="20"/>
        </w:rPr>
        <w:t>Orientation</w:t>
      </w:r>
      <w:proofErr w:type="spellEnd"/>
    </w:p>
    <w:p w14:paraId="4B80E093" w14:textId="702EBC2D" w:rsidR="008F55DF" w:rsidRPr="008F55DF" w:rsidRDefault="008F55DF" w:rsidP="006115FA">
      <w:pPr>
        <w:spacing w:line="240" w:lineRule="auto"/>
        <w:ind w:left="227" w:right="227"/>
        <w:jc w:val="both"/>
        <w:rPr>
          <w:sz w:val="20"/>
          <w:szCs w:val="20"/>
        </w:rPr>
      </w:pPr>
      <w:r w:rsidRPr="00361829">
        <w:rPr>
          <w:sz w:val="20"/>
          <w:szCs w:val="20"/>
        </w:rPr>
        <w:t>Attualmente la parte di invio dei dati riguarda solo i dati della caratteristica IMU</w:t>
      </w:r>
      <w:r>
        <w:rPr>
          <w:sz w:val="20"/>
          <w:szCs w:val="20"/>
        </w:rPr>
        <w:t xml:space="preserve"> ma il sistema rende disponibile anche l’invio e la ricezione delle altre caratteristiche se necessarie ad altre applicazioni.</w:t>
      </w:r>
    </w:p>
    <w:p w14:paraId="3DEE8491" w14:textId="113F1332" w:rsidR="00AB5DB1" w:rsidRDefault="00AB5DB1" w:rsidP="006115FA">
      <w:pPr>
        <w:spacing w:line="240" w:lineRule="auto"/>
        <w:ind w:left="227" w:right="227"/>
        <w:jc w:val="both"/>
        <w:rPr>
          <w:sz w:val="20"/>
          <w:szCs w:val="20"/>
        </w:rPr>
      </w:pPr>
      <w:r w:rsidRPr="00361829">
        <w:rPr>
          <w:sz w:val="20"/>
          <w:szCs w:val="20"/>
        </w:rPr>
        <w:t xml:space="preserve">La parte di </w:t>
      </w:r>
      <w:proofErr w:type="spellStart"/>
      <w:r w:rsidRPr="00361829">
        <w:rPr>
          <w:sz w:val="20"/>
          <w:szCs w:val="20"/>
        </w:rPr>
        <w:t>edge</w:t>
      </w:r>
      <w:proofErr w:type="spellEnd"/>
      <w:r w:rsidRPr="00361829">
        <w:rPr>
          <w:sz w:val="20"/>
          <w:szCs w:val="20"/>
        </w:rPr>
        <w:t xml:space="preserve"> del progetto è composta da una scheda Arduino nano 33 BLE </w:t>
      </w:r>
      <w:proofErr w:type="spellStart"/>
      <w:r w:rsidRPr="00361829">
        <w:rPr>
          <w:sz w:val="20"/>
          <w:szCs w:val="20"/>
        </w:rPr>
        <w:t>sense</w:t>
      </w:r>
      <w:proofErr w:type="spellEnd"/>
      <w:r w:rsidRPr="00361829">
        <w:rPr>
          <w:sz w:val="20"/>
          <w:szCs w:val="20"/>
        </w:rPr>
        <w:t xml:space="preserve"> con una batteria di supporto.</w:t>
      </w:r>
    </w:p>
    <w:p w14:paraId="77A6B8A3" w14:textId="6121D32A" w:rsidR="00C02423" w:rsidRPr="00361829" w:rsidRDefault="00C02423" w:rsidP="006115FA">
      <w:pPr>
        <w:spacing w:line="240" w:lineRule="auto"/>
        <w:ind w:left="227" w:right="227"/>
        <w:jc w:val="both"/>
        <w:rPr>
          <w:sz w:val="20"/>
          <w:szCs w:val="20"/>
        </w:rPr>
      </w:pPr>
    </w:p>
    <w:p w14:paraId="43B6E15E" w14:textId="0D9F7C11" w:rsidR="00C02423" w:rsidRDefault="00C02423" w:rsidP="006115FA">
      <w:pPr>
        <w:spacing w:line="240" w:lineRule="auto"/>
        <w:ind w:left="227" w:right="227"/>
        <w:jc w:val="center"/>
        <w:rPr>
          <w:i/>
          <w:iCs/>
          <w:sz w:val="18"/>
          <w:szCs w:val="18"/>
        </w:rPr>
      </w:pPr>
      <w:r w:rsidRPr="00361829">
        <w:rPr>
          <w:noProof/>
          <w:sz w:val="20"/>
          <w:szCs w:val="20"/>
        </w:rPr>
        <w:drawing>
          <wp:anchor distT="0" distB="0" distL="114300" distR="114300" simplePos="0" relativeHeight="251660288" behindDoc="0" locked="0" layoutInCell="1" allowOverlap="1" wp14:anchorId="4EDAF882" wp14:editId="791196FF">
            <wp:simplePos x="0" y="0"/>
            <wp:positionH relativeFrom="margin">
              <wp:posOffset>1805149</wp:posOffset>
            </wp:positionH>
            <wp:positionV relativeFrom="paragraph">
              <wp:posOffset>324054</wp:posOffset>
            </wp:positionV>
            <wp:extent cx="2561590" cy="1661160"/>
            <wp:effectExtent l="0" t="0" r="0" b="0"/>
            <wp:wrapTopAndBottom/>
            <wp:docPr id="24611084" name="Immagine 2" descr="Immagine che contiene elettronica, Ingegneria elettronica, Dispositivo elettronico, Componente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1084" name="Immagine 2" descr="Immagine che contiene elettronica, Ingegneria elettronica, Dispositivo elettronico, Componente del computer&#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159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66AE41" w14:textId="1A06B020" w:rsidR="00CF253D" w:rsidRDefault="00CF253D" w:rsidP="006115FA">
      <w:pPr>
        <w:spacing w:line="240" w:lineRule="auto"/>
        <w:ind w:left="227" w:right="227"/>
        <w:jc w:val="center"/>
        <w:rPr>
          <w:i/>
          <w:iCs/>
          <w:sz w:val="18"/>
          <w:szCs w:val="18"/>
        </w:rPr>
      </w:pPr>
    </w:p>
    <w:p w14:paraId="49D29F1C" w14:textId="374C4835" w:rsidR="00AB5DB1" w:rsidRPr="0090375C" w:rsidRDefault="0090375C" w:rsidP="006115FA">
      <w:pPr>
        <w:spacing w:line="240" w:lineRule="auto"/>
        <w:ind w:left="227" w:right="227"/>
        <w:jc w:val="center"/>
        <w:rPr>
          <w:i/>
          <w:iCs/>
          <w:sz w:val="18"/>
          <w:szCs w:val="18"/>
        </w:rPr>
      </w:pPr>
      <w:r w:rsidRPr="0090375C">
        <w:rPr>
          <w:i/>
          <w:iCs/>
          <w:sz w:val="20"/>
          <w:szCs w:val="20"/>
        </w:rPr>
        <w:t xml:space="preserve">Arduino nano 33 BLE </w:t>
      </w:r>
      <w:proofErr w:type="spellStart"/>
      <w:r w:rsidRPr="0090375C">
        <w:rPr>
          <w:i/>
          <w:iCs/>
          <w:sz w:val="20"/>
          <w:szCs w:val="20"/>
        </w:rPr>
        <w:t>Sense</w:t>
      </w:r>
      <w:proofErr w:type="spellEnd"/>
      <w:r w:rsidRPr="0090375C">
        <w:rPr>
          <w:i/>
          <w:iCs/>
          <w:sz w:val="20"/>
          <w:szCs w:val="20"/>
        </w:rPr>
        <w:t xml:space="preserve"> Rev2</w:t>
      </w:r>
    </w:p>
    <w:p w14:paraId="00B464A4" w14:textId="77777777" w:rsidR="00CF253D" w:rsidRDefault="00CF253D" w:rsidP="006115FA">
      <w:pPr>
        <w:spacing w:line="240" w:lineRule="auto"/>
        <w:ind w:left="227" w:right="227"/>
        <w:rPr>
          <w:b/>
          <w:bCs/>
          <w:sz w:val="24"/>
          <w:szCs w:val="24"/>
        </w:rPr>
      </w:pPr>
    </w:p>
    <w:p w14:paraId="7EC87A41" w14:textId="77777777" w:rsidR="00AB5DB1" w:rsidRPr="00361829" w:rsidRDefault="00AB5DB1" w:rsidP="006115FA">
      <w:pPr>
        <w:spacing w:line="240" w:lineRule="auto"/>
        <w:ind w:left="227" w:right="227"/>
        <w:jc w:val="both"/>
        <w:rPr>
          <w:sz w:val="20"/>
          <w:szCs w:val="20"/>
        </w:rPr>
      </w:pPr>
      <w:r w:rsidRPr="00361829">
        <w:rPr>
          <w:sz w:val="20"/>
          <w:szCs w:val="20"/>
        </w:rPr>
        <w:t>Il microcontrollore riceve i valori misurati dai sensori e poi li espone tramite la connettività BLE.</w:t>
      </w:r>
    </w:p>
    <w:p w14:paraId="6C07101D" w14:textId="04642282" w:rsidR="00AB5DB1" w:rsidRPr="00361829" w:rsidRDefault="00AB5DB1" w:rsidP="006115FA">
      <w:pPr>
        <w:spacing w:line="240" w:lineRule="auto"/>
        <w:ind w:left="227" w:right="227"/>
        <w:jc w:val="both"/>
        <w:rPr>
          <w:sz w:val="20"/>
          <w:szCs w:val="20"/>
        </w:rPr>
      </w:pPr>
      <w:r w:rsidRPr="00361829">
        <w:rPr>
          <w:sz w:val="20"/>
          <w:szCs w:val="20"/>
        </w:rPr>
        <w:t xml:space="preserve">Le caratteristiche fornite sono quelle di IMU (accelerometro, giroscopio, e magnetometro), di Ambiente (prossimità, temperatura, umidità, pressione e luce) e di orientamento (rollio, beccheggio, ed </w:t>
      </w:r>
      <w:proofErr w:type="spellStart"/>
      <w:r w:rsidRPr="00361829">
        <w:rPr>
          <w:sz w:val="20"/>
          <w:szCs w:val="20"/>
        </w:rPr>
        <w:t>heading</w:t>
      </w:r>
      <w:proofErr w:type="spellEnd"/>
      <w:r w:rsidRPr="00361829">
        <w:rPr>
          <w:sz w:val="20"/>
          <w:szCs w:val="20"/>
        </w:rPr>
        <w:t>) e il tempo di campionamento viene deciso dal client che si connette (250ms è il valore di default)</w:t>
      </w:r>
      <w:r w:rsidR="00BF47BE">
        <w:rPr>
          <w:sz w:val="20"/>
          <w:szCs w:val="20"/>
        </w:rPr>
        <w:t>. Nel nostro caso viene utilizzata la caratteristica di IMU</w:t>
      </w:r>
      <w:r w:rsidR="008F55DF" w:rsidRPr="008F55DF">
        <w:rPr>
          <w:sz w:val="20"/>
          <w:szCs w:val="20"/>
        </w:rPr>
        <w:t xml:space="preserve"> </w:t>
      </w:r>
      <w:r w:rsidR="008F55DF">
        <w:rPr>
          <w:sz w:val="20"/>
          <w:szCs w:val="20"/>
        </w:rPr>
        <w:t>e un tempo di campionamento di 100ms</w:t>
      </w:r>
      <w:r w:rsidR="00BF47BE">
        <w:rPr>
          <w:sz w:val="20"/>
          <w:szCs w:val="20"/>
        </w:rPr>
        <w:t>.</w:t>
      </w:r>
    </w:p>
    <w:p w14:paraId="3C6C777C" w14:textId="5949A1B2" w:rsidR="00AB5DB1" w:rsidRPr="00361829" w:rsidRDefault="00AB5DB1" w:rsidP="006115FA">
      <w:pPr>
        <w:spacing w:line="240" w:lineRule="auto"/>
        <w:ind w:left="227" w:right="227"/>
        <w:jc w:val="both"/>
        <w:rPr>
          <w:sz w:val="20"/>
          <w:szCs w:val="20"/>
        </w:rPr>
      </w:pPr>
      <w:r w:rsidRPr="00361829">
        <w:rPr>
          <w:sz w:val="20"/>
          <w:szCs w:val="20"/>
        </w:rPr>
        <w:t>Una limitazione del</w:t>
      </w:r>
      <w:r w:rsidR="008F55DF">
        <w:rPr>
          <w:sz w:val="20"/>
          <w:szCs w:val="20"/>
        </w:rPr>
        <w:t>la</w:t>
      </w:r>
      <w:r w:rsidRPr="00361829">
        <w:rPr>
          <w:sz w:val="20"/>
          <w:szCs w:val="20"/>
        </w:rPr>
        <w:t xml:space="preserve"> </w:t>
      </w:r>
      <w:r w:rsidR="008F55DF">
        <w:rPr>
          <w:sz w:val="20"/>
          <w:szCs w:val="20"/>
        </w:rPr>
        <w:t>connessione Bluetooth Low Energy</w:t>
      </w:r>
      <w:r w:rsidRPr="00361829">
        <w:rPr>
          <w:sz w:val="20"/>
          <w:szCs w:val="20"/>
        </w:rPr>
        <w:t xml:space="preserve"> è </w:t>
      </w:r>
      <w:r w:rsidR="008F55DF">
        <w:rPr>
          <w:sz w:val="20"/>
          <w:szCs w:val="20"/>
        </w:rPr>
        <w:t>la possibilità di</w:t>
      </w:r>
      <w:r w:rsidRPr="00361829">
        <w:rPr>
          <w:sz w:val="20"/>
          <w:szCs w:val="20"/>
        </w:rPr>
        <w:t xml:space="preserve"> inviare un massimo di 20 bytes per ogni messaggio. Questo ha creato un problema per l’invio di dati di IMU ed Environment perché hanno dimensioni che superano i 20 bytes</w:t>
      </w:r>
      <w:r w:rsidR="00B03025">
        <w:rPr>
          <w:sz w:val="20"/>
          <w:szCs w:val="20"/>
        </w:rPr>
        <w:t xml:space="preserve"> </w:t>
      </w:r>
      <w:r w:rsidRPr="00361829">
        <w:rPr>
          <w:sz w:val="20"/>
          <w:szCs w:val="20"/>
        </w:rPr>
        <w:t xml:space="preserve">(IMU 9 float ed Environment 3 float e 5 </w:t>
      </w:r>
      <w:proofErr w:type="spellStart"/>
      <w:r w:rsidRPr="00361829">
        <w:rPr>
          <w:sz w:val="20"/>
          <w:szCs w:val="20"/>
        </w:rPr>
        <w:t>int</w:t>
      </w:r>
      <w:proofErr w:type="spellEnd"/>
      <w:r w:rsidR="00B03025">
        <w:rPr>
          <w:sz w:val="20"/>
          <w:szCs w:val="20"/>
        </w:rPr>
        <w:t xml:space="preserve"> per un totale di 32 bytes</w:t>
      </w:r>
      <w:r w:rsidRPr="00361829">
        <w:rPr>
          <w:sz w:val="20"/>
          <w:szCs w:val="20"/>
        </w:rPr>
        <w:t>)</w:t>
      </w:r>
      <w:r w:rsidR="00B03025">
        <w:rPr>
          <w:sz w:val="20"/>
          <w:szCs w:val="20"/>
        </w:rPr>
        <w:t xml:space="preserve">. Per ovviare a questo problema </w:t>
      </w:r>
      <w:r w:rsidRPr="00361829">
        <w:rPr>
          <w:sz w:val="20"/>
          <w:szCs w:val="20"/>
        </w:rPr>
        <w:t xml:space="preserve">questi valori </w:t>
      </w:r>
      <w:r w:rsidR="00B03025">
        <w:rPr>
          <w:sz w:val="20"/>
          <w:szCs w:val="20"/>
        </w:rPr>
        <w:t>sono stati</w:t>
      </w:r>
      <w:r w:rsidRPr="00361829">
        <w:rPr>
          <w:sz w:val="20"/>
          <w:szCs w:val="20"/>
        </w:rPr>
        <w:t xml:space="preserve"> convertiti </w:t>
      </w:r>
      <w:r w:rsidR="00B03025">
        <w:rPr>
          <w:sz w:val="20"/>
          <w:szCs w:val="20"/>
        </w:rPr>
        <w:t>da 32 bit a</w:t>
      </w:r>
      <w:r w:rsidRPr="00361829">
        <w:rPr>
          <w:sz w:val="20"/>
          <w:szCs w:val="20"/>
        </w:rPr>
        <w:t xml:space="preserve"> 16 bit </w:t>
      </w:r>
      <w:proofErr w:type="spellStart"/>
      <w:r w:rsidRPr="00361829">
        <w:rPr>
          <w:sz w:val="20"/>
          <w:szCs w:val="20"/>
        </w:rPr>
        <w:t>signed</w:t>
      </w:r>
      <w:proofErr w:type="spellEnd"/>
      <w:r w:rsidRPr="00361829">
        <w:rPr>
          <w:sz w:val="20"/>
          <w:szCs w:val="20"/>
        </w:rPr>
        <w:t xml:space="preserve"> </w:t>
      </w:r>
      <w:proofErr w:type="spellStart"/>
      <w:r w:rsidRPr="00361829">
        <w:rPr>
          <w:sz w:val="20"/>
          <w:szCs w:val="20"/>
        </w:rPr>
        <w:t>integer</w:t>
      </w:r>
      <w:proofErr w:type="spellEnd"/>
      <w:r w:rsidRPr="00361829">
        <w:rPr>
          <w:sz w:val="20"/>
          <w:szCs w:val="20"/>
        </w:rPr>
        <w:t xml:space="preserve"> (int16t) </w:t>
      </w:r>
      <w:r w:rsidR="00B03025">
        <w:rPr>
          <w:sz w:val="20"/>
          <w:szCs w:val="20"/>
        </w:rPr>
        <w:t>tramite delle opportune moltiplicazioni,</w:t>
      </w:r>
      <w:r w:rsidR="00B03025" w:rsidRPr="00B03025">
        <w:rPr>
          <w:sz w:val="20"/>
          <w:szCs w:val="20"/>
        </w:rPr>
        <w:t xml:space="preserve"> </w:t>
      </w:r>
      <w:r w:rsidR="00B03025" w:rsidRPr="00361829">
        <w:rPr>
          <w:sz w:val="20"/>
          <w:szCs w:val="20"/>
        </w:rPr>
        <w:t>senza che però avvenga alcuna perdita di informazione</w:t>
      </w:r>
      <w:r w:rsidR="00B03025">
        <w:rPr>
          <w:sz w:val="20"/>
          <w:szCs w:val="20"/>
        </w:rPr>
        <w:t xml:space="preserve"> in quanto l’accuratezza dei sensori dell’Arduino è a 16 bit</w:t>
      </w:r>
      <w:r w:rsidRPr="00361829">
        <w:rPr>
          <w:sz w:val="20"/>
          <w:szCs w:val="20"/>
        </w:rPr>
        <w:t xml:space="preserve">. Quando questi dati vengono ricevuti, nell’applicazione flutter vengono riconvertiti al valore originale prima di essere inviati a </w:t>
      </w:r>
      <w:proofErr w:type="spellStart"/>
      <w:r w:rsidRPr="00361829">
        <w:rPr>
          <w:sz w:val="20"/>
          <w:szCs w:val="20"/>
        </w:rPr>
        <w:t>Measurify</w:t>
      </w:r>
      <w:proofErr w:type="spellEnd"/>
      <w:r w:rsidR="00AF196E">
        <w:rPr>
          <w:sz w:val="20"/>
          <w:szCs w:val="20"/>
        </w:rPr>
        <w:t>.</w:t>
      </w:r>
    </w:p>
    <w:p w14:paraId="13989121" w14:textId="7F3995AD" w:rsidR="00AB5DB1" w:rsidRDefault="00AB5DB1" w:rsidP="006115FA">
      <w:pPr>
        <w:spacing w:line="240" w:lineRule="auto"/>
        <w:ind w:left="227" w:right="227"/>
        <w:jc w:val="both"/>
        <w:rPr>
          <w:sz w:val="24"/>
          <w:szCs w:val="24"/>
        </w:rPr>
      </w:pPr>
    </w:p>
    <w:p w14:paraId="44804988" w14:textId="5F2FF9AB" w:rsidR="00AB5DB1" w:rsidRDefault="008F5BE0" w:rsidP="006115FA">
      <w:pPr>
        <w:spacing w:line="240" w:lineRule="auto"/>
        <w:ind w:left="227" w:right="227"/>
        <w:rPr>
          <w:sz w:val="24"/>
          <w:szCs w:val="24"/>
        </w:rPr>
      </w:pPr>
      <w:r w:rsidRPr="001C244B">
        <w:rPr>
          <w:noProof/>
          <w:sz w:val="24"/>
          <w:szCs w:val="24"/>
        </w:rPr>
        <w:lastRenderedPageBreak/>
        <w:drawing>
          <wp:anchor distT="0" distB="0" distL="114300" distR="114300" simplePos="0" relativeHeight="251691008" behindDoc="0" locked="0" layoutInCell="1" allowOverlap="1" wp14:anchorId="49B3839F" wp14:editId="69898007">
            <wp:simplePos x="0" y="0"/>
            <wp:positionH relativeFrom="margin">
              <wp:align>left</wp:align>
            </wp:positionH>
            <wp:positionV relativeFrom="paragraph">
              <wp:posOffset>-387</wp:posOffset>
            </wp:positionV>
            <wp:extent cx="6120130" cy="1313815"/>
            <wp:effectExtent l="0" t="0" r="0" b="635"/>
            <wp:wrapTopAndBottom/>
            <wp:docPr id="1245514501"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14501" name="Immagine 1" descr="Immagine che contiene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1313815"/>
                    </a:xfrm>
                    <a:prstGeom prst="rect">
                      <a:avLst/>
                    </a:prstGeom>
                  </pic:spPr>
                </pic:pic>
              </a:graphicData>
            </a:graphic>
          </wp:anchor>
        </w:drawing>
      </w:r>
    </w:p>
    <w:p w14:paraId="47695D41" w14:textId="7D4FD353" w:rsidR="00AB5DB1" w:rsidRPr="00CF253D" w:rsidRDefault="00CF253D" w:rsidP="006115FA">
      <w:pPr>
        <w:spacing w:line="240" w:lineRule="auto"/>
        <w:ind w:left="227" w:right="227"/>
        <w:jc w:val="center"/>
        <w:rPr>
          <w:i/>
          <w:iCs/>
          <w:sz w:val="18"/>
          <w:szCs w:val="18"/>
        </w:rPr>
      </w:pPr>
      <w:r w:rsidRPr="00CF253D">
        <w:rPr>
          <w:i/>
          <w:iCs/>
          <w:sz w:val="18"/>
          <w:szCs w:val="18"/>
        </w:rPr>
        <w:t>Schema complessivo del progetto</w:t>
      </w:r>
    </w:p>
    <w:p w14:paraId="20BC2F34" w14:textId="7AF41669" w:rsidR="00924ADF" w:rsidRDefault="00924ADF" w:rsidP="006115FA">
      <w:pPr>
        <w:spacing w:line="240" w:lineRule="auto"/>
        <w:ind w:left="227" w:right="227"/>
        <w:rPr>
          <w:b/>
          <w:bCs/>
          <w:sz w:val="24"/>
          <w:szCs w:val="24"/>
        </w:rPr>
      </w:pPr>
    </w:p>
    <w:p w14:paraId="33608A88" w14:textId="16B379D6" w:rsidR="00924ADF" w:rsidRDefault="00924ADF" w:rsidP="006115FA">
      <w:pPr>
        <w:spacing w:line="240" w:lineRule="auto"/>
        <w:ind w:left="227" w:right="227"/>
        <w:rPr>
          <w:b/>
          <w:bCs/>
          <w:sz w:val="24"/>
          <w:szCs w:val="24"/>
        </w:rPr>
      </w:pPr>
    </w:p>
    <w:p w14:paraId="0C1D086F" w14:textId="58C0BAE8" w:rsidR="00AB5DB1" w:rsidRPr="00B97459" w:rsidRDefault="00B03025" w:rsidP="006115FA">
      <w:pPr>
        <w:spacing w:line="240" w:lineRule="auto"/>
        <w:ind w:left="227" w:right="227"/>
        <w:jc w:val="both"/>
        <w:rPr>
          <w:b/>
          <w:bCs/>
          <w:sz w:val="24"/>
          <w:szCs w:val="24"/>
        </w:rPr>
      </w:pPr>
      <w:proofErr w:type="spellStart"/>
      <w:r>
        <w:rPr>
          <w:b/>
          <w:bCs/>
          <w:sz w:val="24"/>
          <w:szCs w:val="24"/>
        </w:rPr>
        <w:t>Inertial</w:t>
      </w:r>
      <w:proofErr w:type="spellEnd"/>
      <w:r>
        <w:rPr>
          <w:b/>
          <w:bCs/>
          <w:sz w:val="24"/>
          <w:szCs w:val="24"/>
        </w:rPr>
        <w:t xml:space="preserve"> </w:t>
      </w:r>
      <w:proofErr w:type="spellStart"/>
      <w:r>
        <w:rPr>
          <w:b/>
          <w:bCs/>
          <w:sz w:val="24"/>
          <w:szCs w:val="24"/>
        </w:rPr>
        <w:t>Measurement</w:t>
      </w:r>
      <w:proofErr w:type="spellEnd"/>
      <w:r>
        <w:rPr>
          <w:b/>
          <w:bCs/>
          <w:sz w:val="24"/>
          <w:szCs w:val="24"/>
        </w:rPr>
        <w:t xml:space="preserve"> </w:t>
      </w:r>
      <w:r w:rsidR="002A5C26">
        <w:rPr>
          <w:b/>
          <w:bCs/>
          <w:sz w:val="24"/>
          <w:szCs w:val="24"/>
        </w:rPr>
        <w:t>Unit (</w:t>
      </w:r>
      <w:r w:rsidR="00AB5DB1" w:rsidRPr="00B97459">
        <w:rPr>
          <w:b/>
          <w:bCs/>
          <w:sz w:val="24"/>
          <w:szCs w:val="24"/>
        </w:rPr>
        <w:t>IMU</w:t>
      </w:r>
      <w:r>
        <w:rPr>
          <w:b/>
          <w:bCs/>
          <w:sz w:val="24"/>
          <w:szCs w:val="24"/>
        </w:rPr>
        <w:t>)</w:t>
      </w:r>
    </w:p>
    <w:p w14:paraId="774FAB25" w14:textId="5B0170CC" w:rsidR="00AB5DB1" w:rsidRDefault="00AB5DB1" w:rsidP="006115FA">
      <w:pPr>
        <w:spacing w:line="240" w:lineRule="auto"/>
        <w:ind w:left="227" w:right="227"/>
        <w:jc w:val="both"/>
        <w:rPr>
          <w:sz w:val="20"/>
          <w:szCs w:val="20"/>
        </w:rPr>
      </w:pPr>
      <w:r w:rsidRPr="00361829">
        <w:rPr>
          <w:sz w:val="20"/>
          <w:szCs w:val="20"/>
        </w:rPr>
        <w:t>La caratteristica IMU</w:t>
      </w:r>
      <w:r w:rsidR="008F5BE0">
        <w:rPr>
          <w:sz w:val="20"/>
          <w:szCs w:val="20"/>
        </w:rPr>
        <w:t xml:space="preserve"> </w:t>
      </w:r>
      <w:r w:rsidR="001119A2">
        <w:rPr>
          <w:sz w:val="20"/>
          <w:szCs w:val="20"/>
        </w:rPr>
        <w:t>[3]</w:t>
      </w:r>
      <w:r w:rsidRPr="00361829">
        <w:rPr>
          <w:sz w:val="20"/>
          <w:szCs w:val="20"/>
        </w:rPr>
        <w:t xml:space="preserve"> è la più importante e la più utilizzata in questa tesi. I dati che vengono misurati dal sensore sono quelli di accelerazione, velocità angolare e campo magnetico che agiscono sull'Arduino</w:t>
      </w:r>
      <w:r w:rsidR="00795E83">
        <w:rPr>
          <w:sz w:val="20"/>
          <w:szCs w:val="20"/>
        </w:rPr>
        <w:t xml:space="preserve"> tramite i sensori accelerometro, giroscopio e magnetometro. Ognuno dei sensori elencati ha 3 gradi di libertà (vengono quindi misurati i valori per ognuno dei 3 assi dello spazio) arrivando quindi ad avere 9 gradi di libertà</w:t>
      </w:r>
      <w:r w:rsidR="00BF47BE">
        <w:rPr>
          <w:sz w:val="20"/>
          <w:szCs w:val="20"/>
        </w:rPr>
        <w:t xml:space="preserve"> in totale.</w:t>
      </w:r>
    </w:p>
    <w:p w14:paraId="01428CDA" w14:textId="6476B5CC" w:rsidR="00BF47BE" w:rsidRDefault="00260C80" w:rsidP="006115FA">
      <w:pPr>
        <w:spacing w:line="240" w:lineRule="auto"/>
        <w:ind w:left="227" w:right="227"/>
        <w:jc w:val="both"/>
        <w:rPr>
          <w:sz w:val="20"/>
          <w:szCs w:val="20"/>
        </w:rPr>
      </w:pPr>
      <w:r>
        <w:rPr>
          <w:sz w:val="20"/>
          <w:szCs w:val="20"/>
        </w:rPr>
        <w:t>Dato che il limite di invio di dati imposto da</w:t>
      </w:r>
      <w:r w:rsidR="001A40AA">
        <w:rPr>
          <w:sz w:val="20"/>
          <w:szCs w:val="20"/>
        </w:rPr>
        <w:t xml:space="preserve">lla connessione </w:t>
      </w:r>
      <w:r>
        <w:rPr>
          <w:sz w:val="20"/>
          <w:szCs w:val="20"/>
        </w:rPr>
        <w:t>è di 20 bytes e i 9 float di IMU superano questo limite, sarà necessario svolgere una conversione del formato di quest’ultimi</w:t>
      </w:r>
      <w:r w:rsidR="00437B91">
        <w:rPr>
          <w:sz w:val="20"/>
          <w:szCs w:val="20"/>
        </w:rPr>
        <w:t xml:space="preserve"> </w:t>
      </w:r>
      <w:r w:rsidR="00924ADF">
        <w:rPr>
          <w:sz w:val="20"/>
          <w:szCs w:val="20"/>
        </w:rPr>
        <w:t>in interi</w:t>
      </w:r>
      <w:r>
        <w:rPr>
          <w:sz w:val="20"/>
          <w:szCs w:val="20"/>
        </w:rPr>
        <w:t xml:space="preserve"> prima dell’invio tramite bluetooth</w:t>
      </w:r>
      <w:r w:rsidR="00437B91">
        <w:rPr>
          <w:sz w:val="20"/>
          <w:szCs w:val="20"/>
        </w:rPr>
        <w:t>.</w:t>
      </w:r>
    </w:p>
    <w:p w14:paraId="1545D710" w14:textId="66C65F06" w:rsidR="00437B91" w:rsidRPr="00361829" w:rsidRDefault="00437B91" w:rsidP="006115FA">
      <w:pPr>
        <w:spacing w:line="240" w:lineRule="auto"/>
        <w:ind w:left="227" w:right="227"/>
        <w:jc w:val="both"/>
        <w:rPr>
          <w:sz w:val="20"/>
          <w:szCs w:val="20"/>
        </w:rPr>
      </w:pPr>
      <w:r>
        <w:rPr>
          <w:sz w:val="20"/>
          <w:szCs w:val="20"/>
        </w:rPr>
        <w:t>La conversione viene svolta nel codice Arduino e avviene tramite una moltiplicazione di ogni dato per un fattore moltiplicativo precedentemente dichiarato:</w:t>
      </w:r>
    </w:p>
    <w:p w14:paraId="29F08E70" w14:textId="76BA671C" w:rsidR="00AB5DB1" w:rsidRPr="000D7B53" w:rsidRDefault="00AB5DB1" w:rsidP="000D7B53">
      <w:pPr>
        <w:pStyle w:val="Paragrafoelenco"/>
        <w:numPr>
          <w:ilvl w:val="0"/>
          <w:numId w:val="18"/>
        </w:numPr>
        <w:spacing w:line="240" w:lineRule="auto"/>
        <w:ind w:right="227"/>
        <w:rPr>
          <w:sz w:val="20"/>
          <w:szCs w:val="20"/>
        </w:rPr>
      </w:pPr>
      <w:r w:rsidRPr="000D7B53">
        <w:rPr>
          <w:sz w:val="20"/>
          <w:szCs w:val="20"/>
        </w:rPr>
        <w:t>Accelerazione [G]*8192</w:t>
      </w:r>
    </w:p>
    <w:p w14:paraId="31224FE6" w14:textId="6F87A843" w:rsidR="00AB5DB1" w:rsidRPr="000D7B53" w:rsidRDefault="00AB5DB1" w:rsidP="000D7B53">
      <w:pPr>
        <w:pStyle w:val="Paragrafoelenco"/>
        <w:numPr>
          <w:ilvl w:val="0"/>
          <w:numId w:val="18"/>
        </w:numPr>
        <w:spacing w:line="240" w:lineRule="auto"/>
        <w:ind w:right="227"/>
        <w:rPr>
          <w:sz w:val="20"/>
          <w:szCs w:val="20"/>
        </w:rPr>
      </w:pPr>
      <w:r w:rsidRPr="000D7B53">
        <w:rPr>
          <w:sz w:val="20"/>
          <w:szCs w:val="20"/>
        </w:rPr>
        <w:t>Velocità Angolare [dps]*16.384</w:t>
      </w:r>
    </w:p>
    <w:p w14:paraId="688AF62D" w14:textId="7FC95817" w:rsidR="008D2E49" w:rsidRPr="000D7B53" w:rsidRDefault="00AB5DB1" w:rsidP="000D7B53">
      <w:pPr>
        <w:pStyle w:val="Paragrafoelenco"/>
        <w:numPr>
          <w:ilvl w:val="0"/>
          <w:numId w:val="18"/>
        </w:numPr>
        <w:spacing w:line="240" w:lineRule="auto"/>
        <w:ind w:right="227"/>
        <w:rPr>
          <w:sz w:val="20"/>
          <w:szCs w:val="20"/>
        </w:rPr>
      </w:pPr>
      <w:r w:rsidRPr="000D7B53">
        <w:rPr>
          <w:sz w:val="20"/>
          <w:szCs w:val="20"/>
        </w:rPr>
        <w:t>Campo Magnetico [</w:t>
      </w:r>
      <w:proofErr w:type="spellStart"/>
      <w:r w:rsidRPr="000D7B53">
        <w:rPr>
          <w:sz w:val="20"/>
          <w:szCs w:val="20"/>
        </w:rPr>
        <w:t>uT</w:t>
      </w:r>
      <w:proofErr w:type="spellEnd"/>
      <w:r w:rsidRPr="000D7B53">
        <w:rPr>
          <w:sz w:val="20"/>
          <w:szCs w:val="20"/>
        </w:rPr>
        <w:t>]*81.92</w:t>
      </w:r>
    </w:p>
    <w:p w14:paraId="3DB6D887" w14:textId="2C5201F0" w:rsidR="00C02423" w:rsidRDefault="00C02423" w:rsidP="006115FA">
      <w:pPr>
        <w:spacing w:line="240" w:lineRule="auto"/>
        <w:ind w:left="227" w:right="227"/>
        <w:jc w:val="center"/>
        <w:rPr>
          <w:i/>
          <w:iCs/>
          <w:sz w:val="18"/>
          <w:szCs w:val="18"/>
        </w:rPr>
      </w:pPr>
    </w:p>
    <w:p w14:paraId="7A12C1AF" w14:textId="22FCFC2E" w:rsidR="00C02423" w:rsidRDefault="00C02423" w:rsidP="006115FA">
      <w:pPr>
        <w:spacing w:line="240" w:lineRule="auto"/>
        <w:ind w:left="227" w:right="227"/>
        <w:jc w:val="center"/>
        <w:rPr>
          <w:i/>
          <w:iCs/>
          <w:sz w:val="18"/>
          <w:szCs w:val="18"/>
        </w:rPr>
      </w:pPr>
    </w:p>
    <w:p w14:paraId="0F555415" w14:textId="5E6327B5" w:rsidR="00C02423" w:rsidRDefault="00C02423" w:rsidP="006115FA">
      <w:pPr>
        <w:spacing w:line="240" w:lineRule="auto"/>
        <w:ind w:left="227" w:right="227"/>
        <w:jc w:val="center"/>
        <w:rPr>
          <w:i/>
          <w:iCs/>
          <w:sz w:val="18"/>
          <w:szCs w:val="18"/>
        </w:rPr>
      </w:pPr>
      <w:r w:rsidRPr="008D2E49">
        <w:rPr>
          <w:noProof/>
        </w:rPr>
        <w:drawing>
          <wp:anchor distT="0" distB="0" distL="114300" distR="114300" simplePos="0" relativeHeight="251677696" behindDoc="0" locked="0" layoutInCell="1" allowOverlap="1" wp14:anchorId="0AB0F506" wp14:editId="0C46021E">
            <wp:simplePos x="0" y="0"/>
            <wp:positionH relativeFrom="column">
              <wp:posOffset>19961</wp:posOffset>
            </wp:positionH>
            <wp:positionV relativeFrom="paragraph">
              <wp:posOffset>301432</wp:posOffset>
            </wp:positionV>
            <wp:extent cx="6120130" cy="699135"/>
            <wp:effectExtent l="0" t="0" r="0" b="5715"/>
            <wp:wrapTopAndBottom/>
            <wp:docPr id="13109500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500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99135"/>
                    </a:xfrm>
                    <a:prstGeom prst="rect">
                      <a:avLst/>
                    </a:prstGeom>
                  </pic:spPr>
                </pic:pic>
              </a:graphicData>
            </a:graphic>
            <wp14:sizeRelH relativeFrom="margin">
              <wp14:pctWidth>0</wp14:pctWidth>
            </wp14:sizeRelH>
            <wp14:sizeRelV relativeFrom="margin">
              <wp14:pctHeight>0</wp14:pctHeight>
            </wp14:sizeRelV>
          </wp:anchor>
        </w:drawing>
      </w:r>
    </w:p>
    <w:p w14:paraId="01840A08" w14:textId="77777777" w:rsidR="00C02423" w:rsidRDefault="00C02423" w:rsidP="006115FA">
      <w:pPr>
        <w:spacing w:line="240" w:lineRule="auto"/>
        <w:ind w:left="227" w:right="227"/>
        <w:jc w:val="center"/>
        <w:rPr>
          <w:i/>
          <w:iCs/>
          <w:sz w:val="18"/>
          <w:szCs w:val="18"/>
        </w:rPr>
      </w:pPr>
    </w:p>
    <w:p w14:paraId="4DA4E1E3" w14:textId="57876D96" w:rsidR="00AB5DB1" w:rsidRPr="008D2E49" w:rsidRDefault="008D2E49" w:rsidP="006115FA">
      <w:pPr>
        <w:spacing w:line="240" w:lineRule="auto"/>
        <w:ind w:left="227" w:right="227"/>
        <w:jc w:val="center"/>
        <w:rPr>
          <w:i/>
          <w:iCs/>
          <w:sz w:val="18"/>
          <w:szCs w:val="18"/>
        </w:rPr>
      </w:pPr>
      <w:r>
        <w:rPr>
          <w:i/>
          <w:iCs/>
          <w:sz w:val="18"/>
          <w:szCs w:val="18"/>
        </w:rPr>
        <w:t>Funzione nel codice Arduino</w:t>
      </w:r>
      <w:r w:rsidR="00EA7993">
        <w:rPr>
          <w:i/>
          <w:iCs/>
          <w:sz w:val="18"/>
          <w:szCs w:val="18"/>
        </w:rPr>
        <w:t xml:space="preserve"> </w:t>
      </w:r>
      <w:r w:rsidR="001119A2">
        <w:rPr>
          <w:i/>
          <w:iCs/>
          <w:sz w:val="18"/>
          <w:szCs w:val="18"/>
        </w:rPr>
        <w:t>[4]</w:t>
      </w:r>
      <w:r>
        <w:rPr>
          <w:i/>
          <w:iCs/>
          <w:sz w:val="18"/>
          <w:szCs w:val="18"/>
        </w:rPr>
        <w:t xml:space="preserve"> che si occupa della conversione in interi</w:t>
      </w:r>
    </w:p>
    <w:p w14:paraId="06AB1067" w14:textId="782746E2" w:rsidR="00AB5DB1" w:rsidRPr="00361829" w:rsidRDefault="00AB5DB1" w:rsidP="006115FA">
      <w:pPr>
        <w:spacing w:line="240" w:lineRule="auto"/>
        <w:ind w:left="227" w:right="227"/>
        <w:rPr>
          <w:b/>
          <w:bCs/>
          <w:sz w:val="20"/>
          <w:szCs w:val="20"/>
        </w:rPr>
      </w:pPr>
    </w:p>
    <w:p w14:paraId="60B712B0" w14:textId="77777777" w:rsidR="00C02423" w:rsidRDefault="00C02423" w:rsidP="00C02423">
      <w:pPr>
        <w:spacing w:line="240" w:lineRule="auto"/>
        <w:ind w:left="227" w:right="227"/>
        <w:jc w:val="both"/>
        <w:rPr>
          <w:sz w:val="20"/>
          <w:szCs w:val="20"/>
        </w:rPr>
      </w:pPr>
    </w:p>
    <w:p w14:paraId="3BE5BE58" w14:textId="6A54D2C3" w:rsidR="00C02423" w:rsidRDefault="00AB5DB1" w:rsidP="00C02423">
      <w:pPr>
        <w:spacing w:line="240" w:lineRule="auto"/>
        <w:ind w:left="227" w:right="227"/>
        <w:jc w:val="both"/>
        <w:rPr>
          <w:sz w:val="20"/>
          <w:szCs w:val="20"/>
        </w:rPr>
      </w:pPr>
      <w:r w:rsidRPr="00361829">
        <w:rPr>
          <w:sz w:val="20"/>
          <w:szCs w:val="20"/>
        </w:rPr>
        <w:t xml:space="preserve">Nel codice dell’applicazione questi dati vengono poi riconvertiti da </w:t>
      </w:r>
      <w:proofErr w:type="spellStart"/>
      <w:r w:rsidRPr="00361829">
        <w:rPr>
          <w:sz w:val="20"/>
          <w:szCs w:val="20"/>
        </w:rPr>
        <w:t>int</w:t>
      </w:r>
      <w:proofErr w:type="spellEnd"/>
      <w:r w:rsidRPr="00361829">
        <w:rPr>
          <w:sz w:val="20"/>
          <w:szCs w:val="20"/>
        </w:rPr>
        <w:t xml:space="preserve"> a float, dividendo per gli stessi valori</w:t>
      </w:r>
      <w:r w:rsidR="007F36FE">
        <w:rPr>
          <w:sz w:val="20"/>
          <w:szCs w:val="20"/>
        </w:rPr>
        <w:t>.</w:t>
      </w:r>
    </w:p>
    <w:p w14:paraId="7E47EDBF" w14:textId="73FCA5DC" w:rsidR="00C02423" w:rsidRDefault="00C02423" w:rsidP="00C02423">
      <w:pPr>
        <w:spacing w:line="240" w:lineRule="auto"/>
        <w:ind w:left="227" w:right="227"/>
        <w:jc w:val="center"/>
        <w:rPr>
          <w:i/>
          <w:iCs/>
          <w:sz w:val="18"/>
          <w:szCs w:val="18"/>
        </w:rPr>
      </w:pPr>
    </w:p>
    <w:p w14:paraId="372C4E9C" w14:textId="77777777" w:rsidR="00C02423" w:rsidRDefault="00C02423" w:rsidP="00C02423">
      <w:pPr>
        <w:spacing w:line="240" w:lineRule="auto"/>
        <w:ind w:left="227" w:right="227"/>
        <w:jc w:val="center"/>
        <w:rPr>
          <w:i/>
          <w:iCs/>
          <w:sz w:val="18"/>
          <w:szCs w:val="18"/>
        </w:rPr>
      </w:pPr>
    </w:p>
    <w:p w14:paraId="110865FB" w14:textId="77777777" w:rsidR="00C02423" w:rsidRDefault="00C02423" w:rsidP="00C02423">
      <w:pPr>
        <w:spacing w:line="240" w:lineRule="auto"/>
        <w:ind w:left="227" w:right="227"/>
        <w:jc w:val="center"/>
        <w:rPr>
          <w:i/>
          <w:iCs/>
          <w:sz w:val="18"/>
          <w:szCs w:val="18"/>
        </w:rPr>
      </w:pPr>
    </w:p>
    <w:p w14:paraId="62DCD1E6" w14:textId="77777777" w:rsidR="00C02423" w:rsidRDefault="00C02423" w:rsidP="00C02423">
      <w:pPr>
        <w:spacing w:line="240" w:lineRule="auto"/>
        <w:ind w:left="227" w:right="227"/>
        <w:jc w:val="center"/>
        <w:rPr>
          <w:i/>
          <w:iCs/>
          <w:sz w:val="18"/>
          <w:szCs w:val="18"/>
        </w:rPr>
      </w:pPr>
    </w:p>
    <w:p w14:paraId="19387540" w14:textId="77777777" w:rsidR="00C02423" w:rsidRDefault="00C02423" w:rsidP="00C02423">
      <w:pPr>
        <w:spacing w:line="240" w:lineRule="auto"/>
        <w:ind w:left="227" w:right="227"/>
        <w:jc w:val="center"/>
        <w:rPr>
          <w:i/>
          <w:iCs/>
          <w:sz w:val="18"/>
          <w:szCs w:val="18"/>
        </w:rPr>
      </w:pPr>
    </w:p>
    <w:p w14:paraId="08DB45C5" w14:textId="77777777" w:rsidR="00C02423" w:rsidRDefault="00C02423" w:rsidP="00C02423">
      <w:pPr>
        <w:spacing w:line="240" w:lineRule="auto"/>
        <w:ind w:left="227" w:right="227"/>
        <w:jc w:val="center"/>
        <w:rPr>
          <w:i/>
          <w:iCs/>
          <w:sz w:val="18"/>
          <w:szCs w:val="18"/>
        </w:rPr>
      </w:pPr>
    </w:p>
    <w:p w14:paraId="109BE6A9" w14:textId="5D5CD005" w:rsidR="00C02423" w:rsidRDefault="00C02423" w:rsidP="00C02423">
      <w:pPr>
        <w:spacing w:line="240" w:lineRule="auto"/>
        <w:ind w:left="227" w:right="227"/>
        <w:jc w:val="center"/>
        <w:rPr>
          <w:i/>
          <w:iCs/>
          <w:sz w:val="18"/>
          <w:szCs w:val="18"/>
        </w:rPr>
      </w:pPr>
      <w:r w:rsidRPr="008D2E49">
        <w:rPr>
          <w:i/>
          <w:iCs/>
          <w:noProof/>
          <w:sz w:val="18"/>
          <w:szCs w:val="18"/>
        </w:rPr>
        <w:drawing>
          <wp:anchor distT="0" distB="0" distL="114300" distR="114300" simplePos="0" relativeHeight="251678720" behindDoc="0" locked="0" layoutInCell="1" allowOverlap="1" wp14:anchorId="58ABFEBF" wp14:editId="119A2A46">
            <wp:simplePos x="0" y="0"/>
            <wp:positionH relativeFrom="margin">
              <wp:align>center</wp:align>
            </wp:positionH>
            <wp:positionV relativeFrom="paragraph">
              <wp:posOffset>111318</wp:posOffset>
            </wp:positionV>
            <wp:extent cx="4803775" cy="3721100"/>
            <wp:effectExtent l="0" t="0" r="0" b="0"/>
            <wp:wrapTopAndBottom/>
            <wp:docPr id="22990313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03138" name="Immagine 1" descr="Immagine che contiene testo, schermata, Carattere, documen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3775" cy="3721100"/>
                    </a:xfrm>
                    <a:prstGeom prst="rect">
                      <a:avLst/>
                    </a:prstGeom>
                  </pic:spPr>
                </pic:pic>
              </a:graphicData>
            </a:graphic>
            <wp14:sizeRelH relativeFrom="page">
              <wp14:pctWidth>0</wp14:pctWidth>
            </wp14:sizeRelH>
            <wp14:sizeRelV relativeFrom="page">
              <wp14:pctHeight>0</wp14:pctHeight>
            </wp14:sizeRelV>
          </wp:anchor>
        </w:drawing>
      </w:r>
    </w:p>
    <w:p w14:paraId="3692F390" w14:textId="19348A07" w:rsidR="00AB5DB1" w:rsidRPr="00C02423" w:rsidRDefault="008D2E49" w:rsidP="00C02423">
      <w:pPr>
        <w:spacing w:line="240" w:lineRule="auto"/>
        <w:ind w:left="227" w:right="227"/>
        <w:jc w:val="center"/>
        <w:rPr>
          <w:sz w:val="20"/>
          <w:szCs w:val="20"/>
        </w:rPr>
      </w:pPr>
      <w:r w:rsidRPr="008D2E49">
        <w:rPr>
          <w:i/>
          <w:iCs/>
          <w:sz w:val="18"/>
          <w:szCs w:val="18"/>
        </w:rPr>
        <w:t>Funzione nell’applicazione Flutter che riconverte i dati in float</w:t>
      </w:r>
    </w:p>
    <w:p w14:paraId="44DF865F" w14:textId="77777777" w:rsidR="00C02423" w:rsidRDefault="00C02423" w:rsidP="006115FA">
      <w:pPr>
        <w:spacing w:line="240" w:lineRule="auto"/>
        <w:ind w:left="227" w:right="227"/>
        <w:jc w:val="both"/>
        <w:rPr>
          <w:sz w:val="20"/>
          <w:szCs w:val="20"/>
        </w:rPr>
      </w:pPr>
    </w:p>
    <w:p w14:paraId="73FCE6C0" w14:textId="7238918D" w:rsidR="00B97459" w:rsidRPr="00437B91" w:rsidRDefault="00437B91" w:rsidP="006115FA">
      <w:pPr>
        <w:spacing w:line="240" w:lineRule="auto"/>
        <w:ind w:left="227" w:right="227"/>
        <w:jc w:val="both"/>
        <w:rPr>
          <w:sz w:val="20"/>
          <w:szCs w:val="20"/>
        </w:rPr>
      </w:pPr>
      <w:r>
        <w:rPr>
          <w:sz w:val="20"/>
          <w:szCs w:val="20"/>
        </w:rPr>
        <w:t xml:space="preserve">In questo modo l’invio e la ricezione dei dati </w:t>
      </w:r>
      <w:proofErr w:type="gramStart"/>
      <w:r>
        <w:rPr>
          <w:sz w:val="20"/>
          <w:szCs w:val="20"/>
        </w:rPr>
        <w:t>avviene</w:t>
      </w:r>
      <w:proofErr w:type="gramEnd"/>
      <w:r>
        <w:rPr>
          <w:sz w:val="20"/>
          <w:szCs w:val="20"/>
        </w:rPr>
        <w:t xml:space="preserve"> senza problem</w:t>
      </w:r>
      <w:r w:rsidR="00AF196E">
        <w:rPr>
          <w:sz w:val="20"/>
          <w:szCs w:val="20"/>
        </w:rPr>
        <w:t>i</w:t>
      </w:r>
      <w:r>
        <w:rPr>
          <w:sz w:val="20"/>
          <w:szCs w:val="20"/>
        </w:rPr>
        <w:t xml:space="preserve"> e senza perdita di informazione </w:t>
      </w:r>
    </w:p>
    <w:p w14:paraId="5220D76C" w14:textId="77777777" w:rsidR="00C02423" w:rsidRDefault="00C02423" w:rsidP="006115FA">
      <w:pPr>
        <w:spacing w:line="240" w:lineRule="auto"/>
        <w:ind w:left="227" w:right="227"/>
        <w:jc w:val="both"/>
        <w:rPr>
          <w:b/>
          <w:bCs/>
          <w:sz w:val="20"/>
          <w:szCs w:val="20"/>
        </w:rPr>
      </w:pPr>
    </w:p>
    <w:p w14:paraId="22DDFC84" w14:textId="1CF73109" w:rsidR="00AB5DB1" w:rsidRPr="00361829" w:rsidRDefault="00AB5DB1" w:rsidP="006115FA">
      <w:pPr>
        <w:spacing w:line="240" w:lineRule="auto"/>
        <w:ind w:left="227" w:right="227"/>
        <w:jc w:val="both"/>
        <w:rPr>
          <w:b/>
          <w:bCs/>
          <w:sz w:val="20"/>
          <w:szCs w:val="20"/>
        </w:rPr>
      </w:pPr>
      <w:r w:rsidRPr="00361829">
        <w:rPr>
          <w:b/>
          <w:bCs/>
          <w:sz w:val="20"/>
          <w:szCs w:val="20"/>
        </w:rPr>
        <w:t>ENVIRONMENT</w:t>
      </w:r>
    </w:p>
    <w:p w14:paraId="2D66D5ED" w14:textId="5FBC729A" w:rsidR="00AB5DB1" w:rsidRPr="00361829" w:rsidRDefault="00AB5DB1" w:rsidP="006115FA">
      <w:pPr>
        <w:spacing w:line="240" w:lineRule="auto"/>
        <w:ind w:left="227" w:right="227"/>
        <w:jc w:val="both"/>
        <w:rPr>
          <w:sz w:val="20"/>
          <w:szCs w:val="20"/>
        </w:rPr>
      </w:pPr>
      <w:r w:rsidRPr="00361829">
        <w:rPr>
          <w:sz w:val="20"/>
          <w:szCs w:val="20"/>
        </w:rPr>
        <w:t xml:space="preserve">La caratteristica di Environment viene gestita in un modo molto simile a quello usato per i dati provenienti dal sensore IMU. Il formato originale dei dati è 3 float e 5 </w:t>
      </w:r>
      <w:proofErr w:type="spellStart"/>
      <w:r w:rsidRPr="00361829">
        <w:rPr>
          <w:sz w:val="20"/>
          <w:szCs w:val="20"/>
        </w:rPr>
        <w:t>int</w:t>
      </w:r>
      <w:proofErr w:type="spellEnd"/>
      <w:r w:rsidRPr="00361829">
        <w:rPr>
          <w:sz w:val="20"/>
          <w:szCs w:val="20"/>
        </w:rPr>
        <w:t xml:space="preserve"> di dimensione superiore a 20 </w:t>
      </w:r>
      <w:r w:rsidR="00437B91" w:rsidRPr="00361829">
        <w:rPr>
          <w:sz w:val="20"/>
          <w:szCs w:val="20"/>
        </w:rPr>
        <w:t>bytes; quindi,</w:t>
      </w:r>
      <w:r w:rsidRPr="00361829">
        <w:rPr>
          <w:sz w:val="20"/>
          <w:szCs w:val="20"/>
        </w:rPr>
        <w:t xml:space="preserve"> nel codice</w:t>
      </w:r>
      <w:r w:rsidR="00437B91">
        <w:rPr>
          <w:sz w:val="20"/>
          <w:szCs w:val="20"/>
        </w:rPr>
        <w:t xml:space="preserve">, </w:t>
      </w:r>
      <w:r w:rsidRPr="00361829">
        <w:rPr>
          <w:sz w:val="20"/>
          <w:szCs w:val="20"/>
        </w:rPr>
        <w:t>i dati per essere inviati vengono moltipli</w:t>
      </w:r>
      <w:r w:rsidR="00AF196E">
        <w:rPr>
          <w:sz w:val="20"/>
          <w:szCs w:val="20"/>
        </w:rPr>
        <w:t>c</w:t>
      </w:r>
      <w:r w:rsidRPr="00361829">
        <w:rPr>
          <w:sz w:val="20"/>
          <w:szCs w:val="20"/>
        </w:rPr>
        <w:t xml:space="preserve">ati per il loro fattore moltiplicativo (nel nostro caso 100). Questo passaggio viene svolto ovviamente solo per i 3 float (gli altri dati essendo già </w:t>
      </w:r>
      <w:proofErr w:type="spellStart"/>
      <w:r w:rsidRPr="00361829">
        <w:rPr>
          <w:sz w:val="20"/>
          <w:szCs w:val="20"/>
        </w:rPr>
        <w:t>int</w:t>
      </w:r>
      <w:proofErr w:type="spellEnd"/>
      <w:r w:rsidRPr="00361829">
        <w:rPr>
          <w:sz w:val="20"/>
          <w:szCs w:val="20"/>
        </w:rPr>
        <w:t xml:space="preserve"> </w:t>
      </w:r>
      <w:r w:rsidR="00437B91" w:rsidRPr="00361829">
        <w:rPr>
          <w:sz w:val="20"/>
          <w:szCs w:val="20"/>
        </w:rPr>
        <w:t>non hanno</w:t>
      </w:r>
      <w:r w:rsidRPr="00361829">
        <w:rPr>
          <w:sz w:val="20"/>
          <w:szCs w:val="20"/>
        </w:rPr>
        <w:t xml:space="preserve"> bisogno della conversione per essere inviati) e questi float rappresentano i dati provenienti dai sensori di:</w:t>
      </w:r>
    </w:p>
    <w:p w14:paraId="1E2D6788" w14:textId="162B0D62" w:rsidR="00AB5DB1" w:rsidRPr="000D7B53" w:rsidRDefault="00AB5DB1" w:rsidP="000D7B53">
      <w:pPr>
        <w:pStyle w:val="Paragrafoelenco"/>
        <w:numPr>
          <w:ilvl w:val="0"/>
          <w:numId w:val="19"/>
        </w:numPr>
        <w:spacing w:line="240" w:lineRule="auto"/>
        <w:ind w:right="227"/>
        <w:jc w:val="both"/>
        <w:rPr>
          <w:sz w:val="20"/>
          <w:szCs w:val="20"/>
        </w:rPr>
      </w:pPr>
      <w:r w:rsidRPr="000D7B53">
        <w:rPr>
          <w:sz w:val="20"/>
          <w:szCs w:val="20"/>
        </w:rPr>
        <w:t>Temperatura[C]*100</w:t>
      </w:r>
    </w:p>
    <w:p w14:paraId="6A570333" w14:textId="337BB175" w:rsidR="00AB5DB1" w:rsidRPr="000D7B53" w:rsidRDefault="00AB5DB1" w:rsidP="000D7B53">
      <w:pPr>
        <w:pStyle w:val="Paragrafoelenco"/>
        <w:numPr>
          <w:ilvl w:val="0"/>
          <w:numId w:val="19"/>
        </w:numPr>
        <w:spacing w:line="240" w:lineRule="auto"/>
        <w:ind w:right="227"/>
        <w:jc w:val="both"/>
        <w:rPr>
          <w:sz w:val="20"/>
          <w:szCs w:val="20"/>
        </w:rPr>
      </w:pPr>
      <w:r w:rsidRPr="000D7B53">
        <w:rPr>
          <w:sz w:val="20"/>
          <w:szCs w:val="20"/>
        </w:rPr>
        <w:t>Umidità [percentuale]*100</w:t>
      </w:r>
    </w:p>
    <w:p w14:paraId="431624AD" w14:textId="4C4A8BC9" w:rsidR="00AB5DB1" w:rsidRPr="000D7B53" w:rsidRDefault="00AB5DB1" w:rsidP="000D7B53">
      <w:pPr>
        <w:pStyle w:val="Paragrafoelenco"/>
        <w:numPr>
          <w:ilvl w:val="0"/>
          <w:numId w:val="19"/>
        </w:numPr>
        <w:spacing w:line="240" w:lineRule="auto"/>
        <w:ind w:right="227"/>
        <w:jc w:val="both"/>
        <w:rPr>
          <w:sz w:val="20"/>
          <w:szCs w:val="20"/>
        </w:rPr>
      </w:pPr>
      <w:r w:rsidRPr="000D7B53">
        <w:rPr>
          <w:sz w:val="20"/>
          <w:szCs w:val="20"/>
        </w:rPr>
        <w:t>Pressione [</w:t>
      </w:r>
      <w:proofErr w:type="spellStart"/>
      <w:r w:rsidRPr="000D7B53">
        <w:rPr>
          <w:sz w:val="20"/>
          <w:szCs w:val="20"/>
        </w:rPr>
        <w:t>kPA</w:t>
      </w:r>
      <w:proofErr w:type="spellEnd"/>
      <w:r w:rsidRPr="000D7B53">
        <w:rPr>
          <w:sz w:val="20"/>
          <w:szCs w:val="20"/>
        </w:rPr>
        <w:t>]*100</w:t>
      </w:r>
    </w:p>
    <w:p w14:paraId="48749515" w14:textId="274BC544" w:rsidR="00E133F8" w:rsidRPr="00361829" w:rsidRDefault="00E133F8" w:rsidP="006115FA">
      <w:pPr>
        <w:spacing w:line="240" w:lineRule="auto"/>
        <w:ind w:left="227" w:right="227"/>
        <w:jc w:val="both"/>
        <w:rPr>
          <w:sz w:val="20"/>
          <w:szCs w:val="20"/>
        </w:rPr>
      </w:pPr>
      <w:r w:rsidRPr="00361829">
        <w:rPr>
          <w:sz w:val="20"/>
          <w:szCs w:val="20"/>
        </w:rPr>
        <w:t>I dati che invece non sono stati convertiti sono:</w:t>
      </w:r>
    </w:p>
    <w:p w14:paraId="2013E166" w14:textId="01E27490" w:rsidR="00E133F8" w:rsidRPr="000D7B53" w:rsidRDefault="00E133F8" w:rsidP="000D7B53">
      <w:pPr>
        <w:pStyle w:val="Paragrafoelenco"/>
        <w:numPr>
          <w:ilvl w:val="0"/>
          <w:numId w:val="20"/>
        </w:numPr>
        <w:spacing w:line="240" w:lineRule="auto"/>
        <w:ind w:right="227"/>
        <w:jc w:val="both"/>
        <w:rPr>
          <w:sz w:val="20"/>
          <w:szCs w:val="20"/>
        </w:rPr>
      </w:pPr>
      <w:r w:rsidRPr="000D7B53">
        <w:rPr>
          <w:sz w:val="20"/>
          <w:szCs w:val="20"/>
        </w:rPr>
        <w:t>Prossimità</w:t>
      </w:r>
    </w:p>
    <w:p w14:paraId="43047CC8" w14:textId="2A0DD1DC" w:rsidR="00E133F8" w:rsidRPr="000D7B53" w:rsidRDefault="00E133F8" w:rsidP="000D7B53">
      <w:pPr>
        <w:pStyle w:val="Paragrafoelenco"/>
        <w:numPr>
          <w:ilvl w:val="0"/>
          <w:numId w:val="20"/>
        </w:numPr>
        <w:spacing w:line="240" w:lineRule="auto"/>
        <w:ind w:right="227"/>
        <w:jc w:val="both"/>
        <w:rPr>
          <w:sz w:val="20"/>
          <w:szCs w:val="20"/>
        </w:rPr>
      </w:pPr>
      <w:r w:rsidRPr="000D7B53">
        <w:rPr>
          <w:sz w:val="20"/>
          <w:szCs w:val="20"/>
        </w:rPr>
        <w:t>Luce di ambiente</w:t>
      </w:r>
    </w:p>
    <w:p w14:paraId="6C7CED38" w14:textId="04D09CDB" w:rsidR="00E133F8" w:rsidRPr="000D7B53" w:rsidRDefault="00E133F8" w:rsidP="000D7B53">
      <w:pPr>
        <w:pStyle w:val="Paragrafoelenco"/>
        <w:numPr>
          <w:ilvl w:val="0"/>
          <w:numId w:val="20"/>
        </w:numPr>
        <w:spacing w:line="240" w:lineRule="auto"/>
        <w:ind w:right="227"/>
        <w:jc w:val="both"/>
        <w:rPr>
          <w:sz w:val="20"/>
          <w:szCs w:val="20"/>
        </w:rPr>
      </w:pPr>
      <w:r w:rsidRPr="000D7B53">
        <w:rPr>
          <w:sz w:val="20"/>
          <w:szCs w:val="20"/>
        </w:rPr>
        <w:t xml:space="preserve">Colore (RGB, quindi salvato in 3 </w:t>
      </w:r>
      <w:proofErr w:type="spellStart"/>
      <w:r w:rsidRPr="000D7B53">
        <w:rPr>
          <w:sz w:val="20"/>
          <w:szCs w:val="20"/>
        </w:rPr>
        <w:t>int</w:t>
      </w:r>
      <w:proofErr w:type="spellEnd"/>
      <w:r w:rsidRPr="000D7B53">
        <w:rPr>
          <w:sz w:val="20"/>
          <w:szCs w:val="20"/>
        </w:rPr>
        <w:t>)</w:t>
      </w:r>
    </w:p>
    <w:p w14:paraId="2C1B52E1" w14:textId="1479D412" w:rsidR="00E133F8" w:rsidRPr="00361829" w:rsidRDefault="00E133F8" w:rsidP="006115FA">
      <w:pPr>
        <w:spacing w:line="240" w:lineRule="auto"/>
        <w:ind w:left="227" w:right="227"/>
        <w:jc w:val="both"/>
        <w:rPr>
          <w:sz w:val="20"/>
          <w:szCs w:val="20"/>
        </w:rPr>
      </w:pPr>
      <w:r w:rsidRPr="00361829">
        <w:rPr>
          <w:sz w:val="20"/>
          <w:szCs w:val="20"/>
        </w:rPr>
        <w:t>I dati verranno poi riconvertiti in float.</w:t>
      </w:r>
    </w:p>
    <w:p w14:paraId="685BB43A" w14:textId="77777777" w:rsidR="00C02423" w:rsidRDefault="00C02423" w:rsidP="006115FA">
      <w:pPr>
        <w:spacing w:line="240" w:lineRule="auto"/>
        <w:ind w:left="227" w:right="227"/>
        <w:jc w:val="both"/>
        <w:rPr>
          <w:b/>
          <w:bCs/>
          <w:sz w:val="20"/>
          <w:szCs w:val="20"/>
        </w:rPr>
      </w:pPr>
    </w:p>
    <w:p w14:paraId="37D00E6D" w14:textId="77777777" w:rsidR="00F4570E" w:rsidRDefault="00F4570E" w:rsidP="006115FA">
      <w:pPr>
        <w:spacing w:line="240" w:lineRule="auto"/>
        <w:ind w:left="227" w:right="227"/>
        <w:jc w:val="both"/>
        <w:rPr>
          <w:b/>
          <w:bCs/>
          <w:sz w:val="20"/>
          <w:szCs w:val="20"/>
        </w:rPr>
      </w:pPr>
    </w:p>
    <w:p w14:paraId="3357124F" w14:textId="2B60B36C" w:rsidR="00E133F8" w:rsidRPr="00361829" w:rsidRDefault="00E133F8" w:rsidP="006115FA">
      <w:pPr>
        <w:spacing w:line="240" w:lineRule="auto"/>
        <w:ind w:left="227" w:right="227"/>
        <w:jc w:val="both"/>
        <w:rPr>
          <w:b/>
          <w:bCs/>
          <w:sz w:val="20"/>
          <w:szCs w:val="20"/>
        </w:rPr>
      </w:pPr>
      <w:r w:rsidRPr="00361829">
        <w:rPr>
          <w:b/>
          <w:bCs/>
          <w:sz w:val="20"/>
          <w:szCs w:val="20"/>
        </w:rPr>
        <w:lastRenderedPageBreak/>
        <w:t>ORIENTATION</w:t>
      </w:r>
    </w:p>
    <w:p w14:paraId="5DDF82C8" w14:textId="7216879E" w:rsidR="00E133F8" w:rsidRPr="00361829" w:rsidRDefault="00E133F8" w:rsidP="006115FA">
      <w:pPr>
        <w:spacing w:line="240" w:lineRule="auto"/>
        <w:ind w:left="227" w:right="227"/>
        <w:jc w:val="both"/>
        <w:rPr>
          <w:sz w:val="20"/>
          <w:szCs w:val="20"/>
        </w:rPr>
      </w:pPr>
      <w:r w:rsidRPr="00361829">
        <w:rPr>
          <w:sz w:val="20"/>
          <w:szCs w:val="20"/>
        </w:rPr>
        <w:t xml:space="preserve">La caratteristica di </w:t>
      </w:r>
      <w:proofErr w:type="spellStart"/>
      <w:r w:rsidRPr="00361829">
        <w:rPr>
          <w:sz w:val="20"/>
          <w:szCs w:val="20"/>
        </w:rPr>
        <w:t>Orientation</w:t>
      </w:r>
      <w:proofErr w:type="spellEnd"/>
      <w:r w:rsidRPr="00361829">
        <w:rPr>
          <w:sz w:val="20"/>
          <w:szCs w:val="20"/>
        </w:rPr>
        <w:t xml:space="preserve"> misura la posizione nello spazio della scheda Arduino nello stesso modo che viene utilizzato anche per definire la posizione nello spazio degli aerei in volo come rappresentato in figura</w:t>
      </w:r>
    </w:p>
    <w:p w14:paraId="0F837BD1" w14:textId="655DB381" w:rsidR="00E133F8" w:rsidRPr="00361829" w:rsidRDefault="00CA6C78" w:rsidP="006115FA">
      <w:pPr>
        <w:spacing w:line="240" w:lineRule="auto"/>
        <w:ind w:left="227" w:right="227"/>
        <w:rPr>
          <w:sz w:val="20"/>
          <w:szCs w:val="20"/>
        </w:rPr>
      </w:pPr>
      <w:r w:rsidRPr="00361829">
        <w:rPr>
          <w:noProof/>
          <w:sz w:val="20"/>
          <w:szCs w:val="20"/>
        </w:rPr>
        <w:drawing>
          <wp:anchor distT="0" distB="0" distL="114300" distR="114300" simplePos="0" relativeHeight="251661312" behindDoc="0" locked="0" layoutInCell="1" allowOverlap="1" wp14:anchorId="25CA17F1" wp14:editId="1A256154">
            <wp:simplePos x="0" y="0"/>
            <wp:positionH relativeFrom="margin">
              <wp:posOffset>2274960</wp:posOffset>
            </wp:positionH>
            <wp:positionV relativeFrom="paragraph">
              <wp:posOffset>361022</wp:posOffset>
            </wp:positionV>
            <wp:extent cx="1670685" cy="1237615"/>
            <wp:effectExtent l="0" t="0" r="5715" b="635"/>
            <wp:wrapTopAndBottom/>
            <wp:docPr id="1335103671" name="Immagine 1" descr="Immagine che contiene drone, Viaggio in aereo, aeromobile, traspor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3671" name="Immagine 1" descr="Immagine che contiene drone, Viaggio in aereo, aeromobile, traspor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670685" cy="1237615"/>
                    </a:xfrm>
                    <a:prstGeom prst="rect">
                      <a:avLst/>
                    </a:prstGeom>
                  </pic:spPr>
                </pic:pic>
              </a:graphicData>
            </a:graphic>
            <wp14:sizeRelH relativeFrom="page">
              <wp14:pctWidth>0</wp14:pctWidth>
            </wp14:sizeRelH>
            <wp14:sizeRelV relativeFrom="page">
              <wp14:pctHeight>0</wp14:pctHeight>
            </wp14:sizeRelV>
          </wp:anchor>
        </w:drawing>
      </w:r>
    </w:p>
    <w:p w14:paraId="093E7572" w14:textId="73F0C260" w:rsidR="00E133F8" w:rsidRPr="00361829" w:rsidRDefault="00E133F8" w:rsidP="006115FA">
      <w:pPr>
        <w:spacing w:line="240" w:lineRule="auto"/>
        <w:ind w:left="227" w:right="227"/>
        <w:rPr>
          <w:sz w:val="20"/>
          <w:szCs w:val="20"/>
        </w:rPr>
      </w:pPr>
    </w:p>
    <w:p w14:paraId="3D6ABB8A" w14:textId="7241D31E" w:rsidR="00E133F8" w:rsidRPr="00CF253D" w:rsidRDefault="00CF253D" w:rsidP="006115FA">
      <w:pPr>
        <w:spacing w:line="240" w:lineRule="auto"/>
        <w:ind w:left="227" w:right="227"/>
        <w:jc w:val="center"/>
        <w:rPr>
          <w:i/>
          <w:iCs/>
          <w:sz w:val="18"/>
          <w:szCs w:val="18"/>
        </w:rPr>
      </w:pPr>
      <w:r w:rsidRPr="00CF253D">
        <w:rPr>
          <w:i/>
          <w:iCs/>
          <w:sz w:val="18"/>
          <w:szCs w:val="18"/>
        </w:rPr>
        <w:t xml:space="preserve">Esempio di </w:t>
      </w:r>
      <w:proofErr w:type="spellStart"/>
      <w:r w:rsidRPr="00CF253D">
        <w:rPr>
          <w:i/>
          <w:iCs/>
          <w:sz w:val="18"/>
          <w:szCs w:val="18"/>
        </w:rPr>
        <w:t>Orientation</w:t>
      </w:r>
      <w:proofErr w:type="spellEnd"/>
    </w:p>
    <w:p w14:paraId="772F83B1" w14:textId="51A6DB51" w:rsidR="00E133F8" w:rsidRPr="000D7B53" w:rsidRDefault="00E133F8" w:rsidP="000D7B53">
      <w:pPr>
        <w:pStyle w:val="Paragrafoelenco"/>
        <w:numPr>
          <w:ilvl w:val="0"/>
          <w:numId w:val="21"/>
        </w:numPr>
        <w:spacing w:line="240" w:lineRule="auto"/>
        <w:ind w:right="227"/>
        <w:rPr>
          <w:sz w:val="20"/>
          <w:szCs w:val="20"/>
        </w:rPr>
      </w:pPr>
      <w:proofErr w:type="spellStart"/>
      <w:r w:rsidRPr="000D7B53">
        <w:rPr>
          <w:sz w:val="20"/>
          <w:szCs w:val="20"/>
        </w:rPr>
        <w:t>Heading</w:t>
      </w:r>
      <w:proofErr w:type="spellEnd"/>
      <w:r w:rsidRPr="000D7B53">
        <w:rPr>
          <w:sz w:val="20"/>
          <w:szCs w:val="20"/>
        </w:rPr>
        <w:t>[degree]</w:t>
      </w:r>
    </w:p>
    <w:p w14:paraId="59589F26" w14:textId="4AA92200" w:rsidR="00E133F8" w:rsidRPr="000D7B53" w:rsidRDefault="00E133F8" w:rsidP="000D7B53">
      <w:pPr>
        <w:pStyle w:val="Paragrafoelenco"/>
        <w:numPr>
          <w:ilvl w:val="0"/>
          <w:numId w:val="21"/>
        </w:numPr>
        <w:spacing w:line="240" w:lineRule="auto"/>
        <w:ind w:right="227"/>
        <w:rPr>
          <w:sz w:val="20"/>
          <w:szCs w:val="20"/>
        </w:rPr>
      </w:pPr>
      <w:r w:rsidRPr="000D7B53">
        <w:rPr>
          <w:sz w:val="20"/>
          <w:szCs w:val="20"/>
        </w:rPr>
        <w:t>Pitch[</w:t>
      </w:r>
      <w:proofErr w:type="spellStart"/>
      <w:r w:rsidRPr="000D7B53">
        <w:rPr>
          <w:sz w:val="20"/>
          <w:szCs w:val="20"/>
        </w:rPr>
        <w:t>dpdegrees</w:t>
      </w:r>
      <w:proofErr w:type="spellEnd"/>
      <w:r w:rsidRPr="000D7B53">
        <w:rPr>
          <w:sz w:val="20"/>
          <w:szCs w:val="20"/>
        </w:rPr>
        <w:t>]</w:t>
      </w:r>
    </w:p>
    <w:p w14:paraId="312779F6" w14:textId="48C86707" w:rsidR="00E133F8" w:rsidRPr="000D7B53" w:rsidRDefault="00E133F8" w:rsidP="000D7B53">
      <w:pPr>
        <w:pStyle w:val="Paragrafoelenco"/>
        <w:numPr>
          <w:ilvl w:val="0"/>
          <w:numId w:val="21"/>
        </w:numPr>
        <w:spacing w:line="240" w:lineRule="auto"/>
        <w:ind w:right="227"/>
        <w:rPr>
          <w:sz w:val="20"/>
          <w:szCs w:val="20"/>
        </w:rPr>
      </w:pPr>
      <w:r w:rsidRPr="000D7B53">
        <w:rPr>
          <w:sz w:val="20"/>
          <w:szCs w:val="20"/>
        </w:rPr>
        <w:t>Roll[degree]</w:t>
      </w:r>
    </w:p>
    <w:p w14:paraId="70627D46" w14:textId="6D45FABA" w:rsidR="00E133F8" w:rsidRPr="00361829" w:rsidRDefault="00E133F8" w:rsidP="006115FA">
      <w:pPr>
        <w:spacing w:line="240" w:lineRule="auto"/>
        <w:ind w:left="227" w:right="227"/>
        <w:jc w:val="both"/>
        <w:rPr>
          <w:sz w:val="20"/>
          <w:szCs w:val="20"/>
        </w:rPr>
      </w:pPr>
      <w:r w:rsidRPr="00361829">
        <w:rPr>
          <w:sz w:val="20"/>
          <w:szCs w:val="20"/>
        </w:rPr>
        <w:t xml:space="preserve">In questo caso non viene svolta nessuna conversione </w:t>
      </w:r>
      <w:r w:rsidR="00D21154" w:rsidRPr="00361829">
        <w:rPr>
          <w:sz w:val="20"/>
          <w:szCs w:val="20"/>
        </w:rPr>
        <w:t>perché</w:t>
      </w:r>
      <w:r w:rsidRPr="00361829">
        <w:rPr>
          <w:sz w:val="20"/>
          <w:szCs w:val="20"/>
        </w:rPr>
        <w:t xml:space="preserve"> i dati sono salvati e inviati in un formato di 3 float rispettando quindi il vincolo di 20 bytes come dimensione massima inviabile</w:t>
      </w:r>
      <w:r w:rsidR="00D21154">
        <w:rPr>
          <w:sz w:val="20"/>
          <w:szCs w:val="20"/>
        </w:rPr>
        <w:t>.</w:t>
      </w:r>
    </w:p>
    <w:p w14:paraId="222E62C8" w14:textId="77777777" w:rsidR="007F36FE" w:rsidRDefault="007F36FE" w:rsidP="006115FA">
      <w:pPr>
        <w:spacing w:line="240" w:lineRule="auto"/>
        <w:ind w:left="227" w:right="227"/>
        <w:rPr>
          <w:sz w:val="20"/>
          <w:szCs w:val="20"/>
        </w:rPr>
      </w:pPr>
    </w:p>
    <w:p w14:paraId="31BD5909" w14:textId="5BE959FF" w:rsidR="00E133F8" w:rsidRPr="00B97459" w:rsidRDefault="00B97459" w:rsidP="006115FA">
      <w:pPr>
        <w:spacing w:line="240" w:lineRule="auto"/>
        <w:ind w:left="227" w:right="227"/>
        <w:jc w:val="both"/>
        <w:rPr>
          <w:b/>
          <w:bCs/>
          <w:sz w:val="28"/>
          <w:szCs w:val="28"/>
        </w:rPr>
      </w:pPr>
      <w:r w:rsidRPr="00B97459">
        <w:rPr>
          <w:b/>
          <w:bCs/>
          <w:sz w:val="28"/>
          <w:szCs w:val="28"/>
        </w:rPr>
        <w:t xml:space="preserve">2.2 </w:t>
      </w:r>
      <w:r w:rsidR="00E133F8" w:rsidRPr="00B97459">
        <w:rPr>
          <w:b/>
          <w:bCs/>
          <w:sz w:val="28"/>
          <w:szCs w:val="28"/>
        </w:rPr>
        <w:t>MEASURIFY</w:t>
      </w:r>
    </w:p>
    <w:p w14:paraId="1003396E" w14:textId="3B41A219" w:rsidR="00E133F8" w:rsidRPr="00361829" w:rsidRDefault="00E133F8" w:rsidP="006115FA">
      <w:pPr>
        <w:spacing w:line="240" w:lineRule="auto"/>
        <w:ind w:left="227" w:right="227"/>
        <w:jc w:val="both"/>
        <w:rPr>
          <w:sz w:val="20"/>
          <w:szCs w:val="20"/>
        </w:rPr>
      </w:pPr>
      <w:r w:rsidRPr="00361829">
        <w:rPr>
          <w:sz w:val="20"/>
          <w:szCs w:val="20"/>
        </w:rPr>
        <w:t xml:space="preserve">Per il funzionamento del progetto è essenziale trovare un modo per </w:t>
      </w:r>
      <w:r w:rsidR="00B03025">
        <w:rPr>
          <w:sz w:val="20"/>
          <w:szCs w:val="20"/>
        </w:rPr>
        <w:t>memorizzare</w:t>
      </w:r>
      <w:r w:rsidRPr="00361829">
        <w:rPr>
          <w:sz w:val="20"/>
          <w:szCs w:val="20"/>
        </w:rPr>
        <w:t xml:space="preserve"> i dati</w:t>
      </w:r>
      <w:r w:rsidR="00B03025">
        <w:rPr>
          <w:sz w:val="20"/>
          <w:szCs w:val="20"/>
        </w:rPr>
        <w:t xml:space="preserve"> in modo che possano essere successivamente recuperati e usati per l’addestramento</w:t>
      </w:r>
      <w:r w:rsidRPr="00361829">
        <w:rPr>
          <w:sz w:val="20"/>
          <w:szCs w:val="20"/>
        </w:rPr>
        <w:t xml:space="preserve"> </w:t>
      </w:r>
      <w:r w:rsidR="00B03025">
        <w:rPr>
          <w:sz w:val="20"/>
          <w:szCs w:val="20"/>
        </w:rPr>
        <w:t>de</w:t>
      </w:r>
      <w:r w:rsidRPr="00361829">
        <w:rPr>
          <w:sz w:val="20"/>
          <w:szCs w:val="20"/>
        </w:rPr>
        <w:t xml:space="preserve">l modello di machine learning. Per fare questo sarà essenziale l'utilizzo del cloud e per farlo </w:t>
      </w:r>
      <w:r w:rsidR="00D21154">
        <w:rPr>
          <w:sz w:val="20"/>
          <w:szCs w:val="20"/>
        </w:rPr>
        <w:t>ci affidiamo</w:t>
      </w:r>
      <w:r w:rsidRPr="00361829">
        <w:rPr>
          <w:sz w:val="20"/>
          <w:szCs w:val="20"/>
        </w:rPr>
        <w:t xml:space="preserve"> </w:t>
      </w:r>
      <w:r w:rsidR="00D21154">
        <w:rPr>
          <w:sz w:val="20"/>
          <w:szCs w:val="20"/>
        </w:rPr>
        <w:t>a</w:t>
      </w:r>
      <w:r w:rsidRPr="00361829">
        <w:rPr>
          <w:sz w:val="20"/>
          <w:szCs w:val="20"/>
        </w:rPr>
        <w:t xml:space="preserve">l framework </w:t>
      </w:r>
      <w:proofErr w:type="spellStart"/>
      <w:r w:rsidRPr="00361829">
        <w:rPr>
          <w:sz w:val="20"/>
          <w:szCs w:val="20"/>
        </w:rPr>
        <w:t>Measurify</w:t>
      </w:r>
      <w:proofErr w:type="spellEnd"/>
      <w:r w:rsidRPr="00361829">
        <w:rPr>
          <w:sz w:val="20"/>
          <w:szCs w:val="20"/>
        </w:rPr>
        <w:t>, sviluppato dall'Elios Lab dell'università di Genova per l'ambito IoT.</w:t>
      </w:r>
    </w:p>
    <w:p w14:paraId="44B5E9B4" w14:textId="77777777" w:rsidR="00E133F8" w:rsidRPr="00361829" w:rsidRDefault="00E133F8" w:rsidP="006115FA">
      <w:pPr>
        <w:spacing w:line="240" w:lineRule="auto"/>
        <w:ind w:left="227" w:right="227"/>
        <w:jc w:val="both"/>
        <w:rPr>
          <w:sz w:val="20"/>
          <w:szCs w:val="20"/>
        </w:rPr>
      </w:pPr>
      <w:proofErr w:type="spellStart"/>
      <w:r w:rsidRPr="00361829">
        <w:rPr>
          <w:sz w:val="20"/>
          <w:szCs w:val="20"/>
        </w:rPr>
        <w:t>Measurify</w:t>
      </w:r>
      <w:proofErr w:type="spellEnd"/>
      <w:r w:rsidRPr="00361829">
        <w:rPr>
          <w:sz w:val="20"/>
          <w:szCs w:val="20"/>
        </w:rPr>
        <w:t xml:space="preserve"> è un API cloud di tipo </w:t>
      </w:r>
      <w:proofErr w:type="spellStart"/>
      <w:r w:rsidRPr="00361829">
        <w:rPr>
          <w:sz w:val="20"/>
          <w:szCs w:val="20"/>
        </w:rPr>
        <w:t>RESTful</w:t>
      </w:r>
      <w:proofErr w:type="spellEnd"/>
      <w:r w:rsidRPr="00361829">
        <w:rPr>
          <w:sz w:val="20"/>
          <w:szCs w:val="20"/>
        </w:rPr>
        <w:t xml:space="preserve"> utilizzato per la raccolta di dati provenienti da sensori in ambito IoT ed è quindi essenziale per la gestione delle "smart </w:t>
      </w:r>
      <w:proofErr w:type="spellStart"/>
      <w:r w:rsidRPr="00361829">
        <w:rPr>
          <w:sz w:val="20"/>
          <w:szCs w:val="20"/>
        </w:rPr>
        <w:t>things</w:t>
      </w:r>
      <w:proofErr w:type="spellEnd"/>
      <w:r w:rsidRPr="00361829">
        <w:rPr>
          <w:sz w:val="20"/>
          <w:szCs w:val="20"/>
        </w:rPr>
        <w:t>" e dei dati da loro prodotte.</w:t>
      </w:r>
    </w:p>
    <w:p w14:paraId="395B343F" w14:textId="11D37CE1" w:rsidR="00E133F8" w:rsidRPr="00361829" w:rsidRDefault="00E133F8" w:rsidP="006115FA">
      <w:pPr>
        <w:spacing w:line="240" w:lineRule="auto"/>
        <w:ind w:left="227" w:right="227"/>
        <w:jc w:val="both"/>
        <w:rPr>
          <w:sz w:val="20"/>
          <w:szCs w:val="20"/>
        </w:rPr>
      </w:pPr>
      <w:r w:rsidRPr="00361829">
        <w:rPr>
          <w:sz w:val="20"/>
          <w:szCs w:val="20"/>
        </w:rPr>
        <w:t>Il sistema IoT viene modellato come risorsa formata dai seguenti elementi</w:t>
      </w:r>
    </w:p>
    <w:p w14:paraId="609B4D5D" w14:textId="77777777" w:rsidR="00B03025" w:rsidRPr="000D7B53" w:rsidRDefault="00B03025" w:rsidP="000D7B53">
      <w:pPr>
        <w:pStyle w:val="Paragrafoelenco"/>
        <w:numPr>
          <w:ilvl w:val="0"/>
          <w:numId w:val="22"/>
        </w:numPr>
        <w:spacing w:line="240" w:lineRule="auto"/>
        <w:ind w:right="227"/>
        <w:jc w:val="both"/>
        <w:rPr>
          <w:sz w:val="20"/>
          <w:szCs w:val="20"/>
        </w:rPr>
      </w:pPr>
      <w:r w:rsidRPr="000D7B53">
        <w:rPr>
          <w:sz w:val="20"/>
          <w:szCs w:val="20"/>
        </w:rPr>
        <w:t>il soggetto della misurazione, può essere una Persona, un Ambiente o un’entità come un Viaggio (Ad esempio la stanza in cui eseguiamo le misurazioni).</w:t>
      </w:r>
    </w:p>
    <w:p w14:paraId="40F3CD7D" w14:textId="77777777" w:rsidR="00B03025" w:rsidRPr="000D7B53" w:rsidRDefault="00B03025" w:rsidP="000D7B53">
      <w:pPr>
        <w:pStyle w:val="Paragrafoelenco"/>
        <w:numPr>
          <w:ilvl w:val="0"/>
          <w:numId w:val="22"/>
        </w:numPr>
        <w:spacing w:line="240" w:lineRule="auto"/>
        <w:ind w:right="227"/>
        <w:jc w:val="both"/>
        <w:rPr>
          <w:sz w:val="20"/>
          <w:szCs w:val="20"/>
        </w:rPr>
      </w:pPr>
      <w:r w:rsidRPr="000D7B53">
        <w:rPr>
          <w:sz w:val="20"/>
          <w:szCs w:val="20"/>
        </w:rPr>
        <w:t>Device: è il dispositivo hardware o software che si occupa della misurazione (Ad esempio un termometro).</w:t>
      </w:r>
    </w:p>
    <w:p w14:paraId="641F130B" w14:textId="77777777" w:rsidR="00B03025" w:rsidRPr="000D7B53" w:rsidRDefault="00B03025" w:rsidP="000D7B53">
      <w:pPr>
        <w:pStyle w:val="Paragrafoelenco"/>
        <w:numPr>
          <w:ilvl w:val="0"/>
          <w:numId w:val="22"/>
        </w:numPr>
        <w:spacing w:line="240" w:lineRule="auto"/>
        <w:ind w:right="227"/>
        <w:jc w:val="both"/>
        <w:rPr>
          <w:sz w:val="20"/>
          <w:szCs w:val="20"/>
        </w:rPr>
      </w:pPr>
      <w:r w:rsidRPr="000D7B53">
        <w:rPr>
          <w:sz w:val="20"/>
          <w:szCs w:val="20"/>
        </w:rPr>
        <w:t>Feature: è la definizione del tipo dei dati raccolti dal Device e rappresenta lo schema che deve essere rispettato da ogni misura appartenente a quella Feature. La lista degli elementi che compone la Feature è chiamata items (Temperatura ad esempio).</w:t>
      </w:r>
    </w:p>
    <w:p w14:paraId="172A76A6" w14:textId="77777777" w:rsidR="00B03025" w:rsidRPr="000D7B53" w:rsidRDefault="00B03025" w:rsidP="000D7B53">
      <w:pPr>
        <w:pStyle w:val="Paragrafoelenco"/>
        <w:numPr>
          <w:ilvl w:val="0"/>
          <w:numId w:val="22"/>
        </w:numPr>
        <w:spacing w:line="240" w:lineRule="auto"/>
        <w:ind w:right="227"/>
        <w:jc w:val="both"/>
        <w:rPr>
          <w:sz w:val="20"/>
          <w:szCs w:val="20"/>
        </w:rPr>
      </w:pPr>
      <w:proofErr w:type="spellStart"/>
      <w:r w:rsidRPr="000D7B53">
        <w:rPr>
          <w:sz w:val="20"/>
          <w:szCs w:val="20"/>
        </w:rPr>
        <w:t>Measurement</w:t>
      </w:r>
      <w:proofErr w:type="spellEnd"/>
      <w:r w:rsidRPr="000D7B53">
        <w:rPr>
          <w:sz w:val="20"/>
          <w:szCs w:val="20"/>
        </w:rPr>
        <w:t xml:space="preserve">: la misura effettuata dal Device riferita a una determinata </w:t>
      </w:r>
      <w:proofErr w:type="spellStart"/>
      <w:r w:rsidRPr="000D7B53">
        <w:rPr>
          <w:sz w:val="20"/>
          <w:szCs w:val="20"/>
        </w:rPr>
        <w:t>Thing</w:t>
      </w:r>
      <w:proofErr w:type="spellEnd"/>
      <w:r w:rsidRPr="000D7B53">
        <w:rPr>
          <w:sz w:val="20"/>
          <w:szCs w:val="20"/>
        </w:rPr>
        <w:t xml:space="preserve"> di un determinato tipo (Feature)</w:t>
      </w:r>
    </w:p>
    <w:p w14:paraId="53167620" w14:textId="77777777" w:rsidR="00B03025" w:rsidRPr="000D7B53" w:rsidRDefault="00B03025" w:rsidP="000D7B53">
      <w:pPr>
        <w:pStyle w:val="Paragrafoelenco"/>
        <w:numPr>
          <w:ilvl w:val="0"/>
          <w:numId w:val="22"/>
        </w:numPr>
        <w:spacing w:line="240" w:lineRule="auto"/>
        <w:ind w:right="227"/>
        <w:jc w:val="both"/>
        <w:rPr>
          <w:sz w:val="20"/>
          <w:szCs w:val="20"/>
        </w:rPr>
      </w:pPr>
      <w:r w:rsidRPr="000D7B53">
        <w:rPr>
          <w:sz w:val="20"/>
          <w:szCs w:val="20"/>
        </w:rPr>
        <w:t>Tag: è una etichetta che può essere aggiunta a una misurazione, utile per distinguere un gruppo di misurazioni da un altro.</w:t>
      </w:r>
    </w:p>
    <w:p w14:paraId="55070E31" w14:textId="0AB85A86" w:rsidR="00C65847" w:rsidRDefault="00C65847" w:rsidP="006115FA">
      <w:pPr>
        <w:spacing w:line="240" w:lineRule="auto"/>
        <w:ind w:left="227" w:right="227"/>
        <w:rPr>
          <w:sz w:val="20"/>
          <w:szCs w:val="20"/>
        </w:rPr>
      </w:pPr>
      <w:r w:rsidRPr="00417AD7">
        <w:rPr>
          <w:noProof/>
          <w:sz w:val="28"/>
          <w:szCs w:val="28"/>
        </w:rPr>
        <w:lastRenderedPageBreak/>
        <w:drawing>
          <wp:inline distT="0" distB="0" distL="0" distR="0" wp14:anchorId="5D758FA9" wp14:editId="06574B16">
            <wp:extent cx="6120130" cy="2570343"/>
            <wp:effectExtent l="0" t="0" r="0" b="1905"/>
            <wp:docPr id="1635191761" name="Immagine 1"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1761" name="Immagine 1" descr="Immagine che contiene testo, Carattere, diagramma, linea&#10;&#10;Descrizione generata automaticamente"/>
                    <pic:cNvPicPr/>
                  </pic:nvPicPr>
                  <pic:blipFill>
                    <a:blip r:embed="rId16"/>
                    <a:stretch>
                      <a:fillRect/>
                    </a:stretch>
                  </pic:blipFill>
                  <pic:spPr>
                    <a:xfrm>
                      <a:off x="0" y="0"/>
                      <a:ext cx="6120130" cy="2570343"/>
                    </a:xfrm>
                    <a:prstGeom prst="rect">
                      <a:avLst/>
                    </a:prstGeom>
                  </pic:spPr>
                </pic:pic>
              </a:graphicData>
            </a:graphic>
          </wp:inline>
        </w:drawing>
      </w:r>
    </w:p>
    <w:p w14:paraId="16634966" w14:textId="77777777" w:rsidR="00C65847" w:rsidRPr="00CF253D" w:rsidRDefault="00C65847" w:rsidP="006115FA">
      <w:pPr>
        <w:spacing w:line="240" w:lineRule="auto"/>
        <w:ind w:left="227" w:right="227"/>
        <w:jc w:val="center"/>
        <w:rPr>
          <w:i/>
          <w:iCs/>
          <w:sz w:val="18"/>
          <w:szCs w:val="18"/>
        </w:rPr>
      </w:pPr>
      <w:r w:rsidRPr="00CF253D">
        <w:rPr>
          <w:i/>
          <w:iCs/>
          <w:sz w:val="18"/>
          <w:szCs w:val="18"/>
        </w:rPr>
        <w:t xml:space="preserve">Schema del funzionamento di </w:t>
      </w:r>
      <w:proofErr w:type="spellStart"/>
      <w:r w:rsidRPr="00CF253D">
        <w:rPr>
          <w:i/>
          <w:iCs/>
          <w:sz w:val="18"/>
          <w:szCs w:val="18"/>
        </w:rPr>
        <w:t>Measurify</w:t>
      </w:r>
      <w:proofErr w:type="spellEnd"/>
    </w:p>
    <w:p w14:paraId="015AE080" w14:textId="77777777" w:rsidR="00C65847" w:rsidRDefault="00C65847" w:rsidP="006115FA">
      <w:pPr>
        <w:spacing w:line="240" w:lineRule="auto"/>
        <w:ind w:left="227" w:right="227"/>
        <w:rPr>
          <w:sz w:val="20"/>
          <w:szCs w:val="20"/>
        </w:rPr>
      </w:pPr>
    </w:p>
    <w:p w14:paraId="67E4D6ED" w14:textId="282728F4" w:rsidR="00E133F8" w:rsidRPr="00361829" w:rsidRDefault="00E133F8" w:rsidP="006115FA">
      <w:pPr>
        <w:spacing w:line="240" w:lineRule="auto"/>
        <w:ind w:left="227" w:right="227"/>
        <w:jc w:val="both"/>
        <w:rPr>
          <w:sz w:val="20"/>
          <w:szCs w:val="20"/>
        </w:rPr>
      </w:pPr>
      <w:r w:rsidRPr="00361829">
        <w:rPr>
          <w:sz w:val="20"/>
          <w:szCs w:val="20"/>
        </w:rPr>
        <w:t>Nel nostro caso l'atleta è la THING, i</w:t>
      </w:r>
      <w:r w:rsidR="00B03025">
        <w:rPr>
          <w:sz w:val="20"/>
          <w:szCs w:val="20"/>
        </w:rPr>
        <w:t>l dispositivo</w:t>
      </w:r>
      <w:r w:rsidRPr="00361829">
        <w:rPr>
          <w:sz w:val="20"/>
          <w:szCs w:val="20"/>
        </w:rPr>
        <w:t xml:space="preserve"> Arduino </w:t>
      </w:r>
      <w:r w:rsidR="00B03025">
        <w:rPr>
          <w:sz w:val="20"/>
          <w:szCs w:val="20"/>
        </w:rPr>
        <w:t>è il</w:t>
      </w:r>
      <w:r w:rsidRPr="00361829">
        <w:rPr>
          <w:sz w:val="20"/>
          <w:szCs w:val="20"/>
        </w:rPr>
        <w:t xml:space="preserve"> DEVICE. La FEATURE sarà misurata dal sensore IMU e quindi per ogni MEASURE</w:t>
      </w:r>
      <w:r w:rsidR="00B03025">
        <w:rPr>
          <w:sz w:val="20"/>
          <w:szCs w:val="20"/>
        </w:rPr>
        <w:t>MENT</w:t>
      </w:r>
      <w:r w:rsidRPr="00361829">
        <w:rPr>
          <w:sz w:val="20"/>
          <w:szCs w:val="20"/>
        </w:rPr>
        <w:t xml:space="preserve"> ci sar</w:t>
      </w:r>
      <w:r w:rsidR="00B03025">
        <w:rPr>
          <w:sz w:val="20"/>
          <w:szCs w:val="20"/>
        </w:rPr>
        <w:t>à</w:t>
      </w:r>
      <w:r w:rsidRPr="00361829">
        <w:rPr>
          <w:sz w:val="20"/>
          <w:szCs w:val="20"/>
        </w:rPr>
        <w:t xml:space="preserve"> </w:t>
      </w:r>
      <w:r w:rsidR="00B03025">
        <w:rPr>
          <w:sz w:val="20"/>
          <w:szCs w:val="20"/>
        </w:rPr>
        <w:t>una</w:t>
      </w:r>
      <w:r w:rsidRPr="00361829">
        <w:rPr>
          <w:sz w:val="20"/>
          <w:szCs w:val="20"/>
        </w:rPr>
        <w:t xml:space="preserve"> FEATURE</w:t>
      </w:r>
      <w:r w:rsidR="00B03025">
        <w:rPr>
          <w:sz w:val="20"/>
          <w:szCs w:val="20"/>
        </w:rPr>
        <w:t xml:space="preserve"> contenente i valori di</w:t>
      </w:r>
      <w:r w:rsidRPr="00361829">
        <w:rPr>
          <w:sz w:val="20"/>
          <w:szCs w:val="20"/>
        </w:rPr>
        <w:t>: accelerazione, velocità angolare e campo magnetico.</w:t>
      </w:r>
    </w:p>
    <w:p w14:paraId="58CA5164" w14:textId="3C15604F" w:rsidR="00E133F8" w:rsidRPr="00361829" w:rsidRDefault="00E133F8" w:rsidP="006115FA">
      <w:pPr>
        <w:spacing w:line="240" w:lineRule="auto"/>
        <w:ind w:left="227" w:right="227"/>
        <w:jc w:val="both"/>
        <w:rPr>
          <w:sz w:val="20"/>
          <w:szCs w:val="20"/>
        </w:rPr>
      </w:pPr>
      <w:r w:rsidRPr="00361829">
        <w:rPr>
          <w:sz w:val="20"/>
          <w:szCs w:val="20"/>
        </w:rPr>
        <w:t xml:space="preserve">Quando effettuiamo un'operazione che richiede di salvare dei dati sul cloud utilizziamo delle </w:t>
      </w:r>
      <w:proofErr w:type="spellStart"/>
      <w:r w:rsidRPr="00361829">
        <w:rPr>
          <w:sz w:val="20"/>
          <w:szCs w:val="20"/>
        </w:rPr>
        <w:t>RESTful</w:t>
      </w:r>
      <w:proofErr w:type="spellEnd"/>
      <w:r w:rsidRPr="00361829">
        <w:rPr>
          <w:sz w:val="20"/>
          <w:szCs w:val="20"/>
        </w:rPr>
        <w:t xml:space="preserve"> API e le solite richieste HTTP</w:t>
      </w:r>
      <w:r w:rsidR="00B03025">
        <w:rPr>
          <w:sz w:val="20"/>
          <w:szCs w:val="20"/>
        </w:rPr>
        <w:t>S</w:t>
      </w:r>
      <w:r w:rsidRPr="00361829">
        <w:rPr>
          <w:sz w:val="20"/>
          <w:szCs w:val="20"/>
        </w:rPr>
        <w:t xml:space="preserve"> (GET, POST, PUT, DELETE) con il body presente al loro interno in formato JSON (</w:t>
      </w:r>
      <w:proofErr w:type="spellStart"/>
      <w:r w:rsidRPr="00361829">
        <w:rPr>
          <w:sz w:val="20"/>
          <w:szCs w:val="20"/>
        </w:rPr>
        <w:t>javascript</w:t>
      </w:r>
      <w:proofErr w:type="spellEnd"/>
      <w:r w:rsidRPr="00361829">
        <w:rPr>
          <w:sz w:val="20"/>
          <w:szCs w:val="20"/>
        </w:rPr>
        <w:t xml:space="preserve"> </w:t>
      </w:r>
      <w:proofErr w:type="spellStart"/>
      <w:r w:rsidRPr="00361829">
        <w:rPr>
          <w:sz w:val="20"/>
          <w:szCs w:val="20"/>
        </w:rPr>
        <w:t>object</w:t>
      </w:r>
      <w:proofErr w:type="spellEnd"/>
      <w:r w:rsidRPr="00361829">
        <w:rPr>
          <w:sz w:val="20"/>
          <w:szCs w:val="20"/>
        </w:rPr>
        <w:t xml:space="preserve"> </w:t>
      </w:r>
      <w:proofErr w:type="spellStart"/>
      <w:r w:rsidRPr="00361829">
        <w:rPr>
          <w:sz w:val="20"/>
          <w:szCs w:val="20"/>
        </w:rPr>
        <w:t>notation</w:t>
      </w:r>
      <w:proofErr w:type="spellEnd"/>
      <w:r w:rsidRPr="00361829">
        <w:rPr>
          <w:sz w:val="20"/>
          <w:szCs w:val="20"/>
        </w:rPr>
        <w:t>), un formato utilizzato dalle applicazioni per scambiarsi dati</w:t>
      </w:r>
      <w:r w:rsidR="00B03025">
        <w:rPr>
          <w:sz w:val="20"/>
          <w:szCs w:val="20"/>
        </w:rPr>
        <w:t>,</w:t>
      </w:r>
      <w:r w:rsidRPr="00361829">
        <w:rPr>
          <w:sz w:val="20"/>
          <w:szCs w:val="20"/>
        </w:rPr>
        <w:t xml:space="preserve"> ma comunque </w:t>
      </w:r>
      <w:r w:rsidR="00B03025">
        <w:rPr>
          <w:sz w:val="20"/>
          <w:szCs w:val="20"/>
        </w:rPr>
        <w:t xml:space="preserve">in un formato facilmente </w:t>
      </w:r>
      <w:r w:rsidRPr="00361829">
        <w:rPr>
          <w:sz w:val="20"/>
          <w:szCs w:val="20"/>
        </w:rPr>
        <w:t xml:space="preserve">comprensibile per un essere umano. </w:t>
      </w:r>
    </w:p>
    <w:p w14:paraId="267916B3" w14:textId="64A15AD8" w:rsidR="00E133F8" w:rsidRPr="00361829" w:rsidRDefault="00E133F8" w:rsidP="006115FA">
      <w:pPr>
        <w:spacing w:line="240" w:lineRule="auto"/>
        <w:ind w:left="227" w:right="227"/>
        <w:jc w:val="both"/>
        <w:rPr>
          <w:sz w:val="20"/>
          <w:szCs w:val="20"/>
        </w:rPr>
      </w:pPr>
      <w:r w:rsidRPr="00361829">
        <w:rPr>
          <w:sz w:val="20"/>
          <w:szCs w:val="20"/>
        </w:rPr>
        <w:t>Per comunicare con il cloud inizialmente va svolta l'autenticazione tramite TOKEN. Il TOKEN viene acquisito tramite una chiamata POST con al suo interno (sempre in formato JSON) username e password dell'utente. Il TOKEN così acquisito avrà una validità temporanea in modo da evitare problemi di sicurezza eccessivi in caso di breccia nei dati.</w:t>
      </w:r>
    </w:p>
    <w:p w14:paraId="543ED3B6" w14:textId="77777777" w:rsidR="00E133F8" w:rsidRPr="00E133F8" w:rsidRDefault="00E133F8" w:rsidP="006115FA">
      <w:pPr>
        <w:spacing w:line="240" w:lineRule="auto"/>
        <w:ind w:left="227" w:right="227"/>
        <w:rPr>
          <w:sz w:val="28"/>
          <w:szCs w:val="28"/>
        </w:rPr>
      </w:pPr>
      <w:r w:rsidRPr="00E133F8">
        <w:rPr>
          <w:sz w:val="28"/>
          <w:szCs w:val="28"/>
        </w:rPr>
        <w:t>POST https://students.measurify.org/v1/login</w:t>
      </w:r>
    </w:p>
    <w:p w14:paraId="094CDB1E" w14:textId="77777777" w:rsidR="00E133F8" w:rsidRPr="00E133F8" w:rsidRDefault="00E133F8" w:rsidP="006115FA">
      <w:pPr>
        <w:spacing w:line="240" w:lineRule="auto"/>
        <w:ind w:left="227" w:right="227"/>
        <w:rPr>
          <w:sz w:val="28"/>
          <w:szCs w:val="28"/>
        </w:rPr>
      </w:pPr>
    </w:p>
    <w:p w14:paraId="647EB3E3" w14:textId="77777777" w:rsidR="00E133F8" w:rsidRPr="00E133F8" w:rsidRDefault="00E133F8" w:rsidP="006115FA">
      <w:pPr>
        <w:spacing w:line="240" w:lineRule="auto"/>
        <w:ind w:left="227" w:right="227"/>
        <w:rPr>
          <w:sz w:val="28"/>
          <w:szCs w:val="28"/>
        </w:rPr>
      </w:pPr>
      <w:r w:rsidRPr="00E133F8">
        <w:rPr>
          <w:sz w:val="28"/>
          <w:szCs w:val="28"/>
        </w:rPr>
        <w:t>{</w:t>
      </w:r>
    </w:p>
    <w:p w14:paraId="6BC7E8D3" w14:textId="77777777" w:rsidR="00E133F8" w:rsidRPr="00E133F8" w:rsidRDefault="00E133F8" w:rsidP="006115FA">
      <w:pPr>
        <w:spacing w:line="240" w:lineRule="auto"/>
        <w:ind w:left="227" w:right="227"/>
        <w:rPr>
          <w:sz w:val="28"/>
          <w:szCs w:val="28"/>
        </w:rPr>
      </w:pPr>
      <w:r w:rsidRPr="00E133F8">
        <w:rPr>
          <w:sz w:val="28"/>
          <w:szCs w:val="28"/>
        </w:rPr>
        <w:t>"username</w:t>
      </w:r>
      <w:proofErr w:type="gramStart"/>
      <w:r w:rsidRPr="00E133F8">
        <w:rPr>
          <w:sz w:val="28"/>
          <w:szCs w:val="28"/>
        </w:rPr>
        <w:t>" :</w:t>
      </w:r>
      <w:proofErr w:type="gramEnd"/>
      <w:r w:rsidRPr="00E133F8">
        <w:rPr>
          <w:sz w:val="28"/>
          <w:szCs w:val="28"/>
        </w:rPr>
        <w:t xml:space="preserve"> "utente-username",</w:t>
      </w:r>
    </w:p>
    <w:p w14:paraId="6F3BCCED" w14:textId="77777777" w:rsidR="00E133F8" w:rsidRPr="00E133F8" w:rsidRDefault="00E133F8" w:rsidP="006115FA">
      <w:pPr>
        <w:spacing w:line="240" w:lineRule="auto"/>
        <w:ind w:left="227" w:right="227"/>
        <w:rPr>
          <w:sz w:val="28"/>
          <w:szCs w:val="28"/>
        </w:rPr>
      </w:pPr>
      <w:r w:rsidRPr="00E133F8">
        <w:rPr>
          <w:sz w:val="28"/>
          <w:szCs w:val="28"/>
        </w:rPr>
        <w:t>"password</w:t>
      </w:r>
      <w:proofErr w:type="gramStart"/>
      <w:r w:rsidRPr="00E133F8">
        <w:rPr>
          <w:sz w:val="28"/>
          <w:szCs w:val="28"/>
        </w:rPr>
        <w:t>" :</w:t>
      </w:r>
      <w:proofErr w:type="gramEnd"/>
      <w:r w:rsidRPr="00E133F8">
        <w:rPr>
          <w:sz w:val="28"/>
          <w:szCs w:val="28"/>
        </w:rPr>
        <w:t xml:space="preserve"> "utente-password",</w:t>
      </w:r>
    </w:p>
    <w:p w14:paraId="64319E0D" w14:textId="77777777" w:rsidR="00E133F8" w:rsidRPr="00E133F8" w:rsidRDefault="00E133F8" w:rsidP="006115FA">
      <w:pPr>
        <w:spacing w:line="240" w:lineRule="auto"/>
        <w:ind w:left="227" w:right="227"/>
        <w:rPr>
          <w:sz w:val="28"/>
          <w:szCs w:val="28"/>
        </w:rPr>
      </w:pPr>
      <w:r w:rsidRPr="00E133F8">
        <w:rPr>
          <w:sz w:val="28"/>
          <w:szCs w:val="28"/>
        </w:rPr>
        <w:t>"</w:t>
      </w:r>
      <w:proofErr w:type="spellStart"/>
      <w:r w:rsidRPr="00E133F8">
        <w:rPr>
          <w:sz w:val="28"/>
          <w:szCs w:val="28"/>
        </w:rPr>
        <w:t>tenant</w:t>
      </w:r>
      <w:proofErr w:type="spellEnd"/>
      <w:proofErr w:type="gramStart"/>
      <w:r w:rsidRPr="00E133F8">
        <w:rPr>
          <w:sz w:val="28"/>
          <w:szCs w:val="28"/>
        </w:rPr>
        <w:t>" :</w:t>
      </w:r>
      <w:proofErr w:type="gramEnd"/>
      <w:r w:rsidRPr="00E133F8">
        <w:rPr>
          <w:sz w:val="28"/>
          <w:szCs w:val="28"/>
        </w:rPr>
        <w:t xml:space="preserve"> "utente-</w:t>
      </w:r>
      <w:proofErr w:type="spellStart"/>
      <w:r w:rsidRPr="00E133F8">
        <w:rPr>
          <w:sz w:val="28"/>
          <w:szCs w:val="28"/>
        </w:rPr>
        <w:t>tenant</w:t>
      </w:r>
      <w:proofErr w:type="spellEnd"/>
      <w:r w:rsidRPr="00E133F8">
        <w:rPr>
          <w:sz w:val="28"/>
          <w:szCs w:val="28"/>
        </w:rPr>
        <w:t>"</w:t>
      </w:r>
    </w:p>
    <w:p w14:paraId="7A08BE15" w14:textId="5E893F99" w:rsidR="00E133F8" w:rsidRDefault="00E133F8" w:rsidP="006115FA">
      <w:pPr>
        <w:spacing w:line="240" w:lineRule="auto"/>
        <w:ind w:left="227" w:right="227"/>
        <w:rPr>
          <w:sz w:val="28"/>
          <w:szCs w:val="28"/>
        </w:rPr>
      </w:pPr>
      <w:r w:rsidRPr="00E133F8">
        <w:rPr>
          <w:sz w:val="28"/>
          <w:szCs w:val="28"/>
        </w:rPr>
        <w:t>}</w:t>
      </w:r>
    </w:p>
    <w:p w14:paraId="572D88E9" w14:textId="77777777" w:rsidR="00E133F8" w:rsidRDefault="00E133F8" w:rsidP="006115FA">
      <w:pPr>
        <w:spacing w:line="240" w:lineRule="auto"/>
        <w:ind w:left="227" w:right="227"/>
        <w:rPr>
          <w:sz w:val="28"/>
          <w:szCs w:val="28"/>
        </w:rPr>
      </w:pPr>
    </w:p>
    <w:p w14:paraId="383141CF" w14:textId="5C17AD92" w:rsidR="00E133F8" w:rsidRPr="00361829" w:rsidRDefault="00E133F8" w:rsidP="006115FA">
      <w:pPr>
        <w:spacing w:line="240" w:lineRule="auto"/>
        <w:ind w:left="227" w:right="227"/>
        <w:jc w:val="both"/>
        <w:rPr>
          <w:sz w:val="20"/>
          <w:szCs w:val="20"/>
        </w:rPr>
      </w:pPr>
      <w:r w:rsidRPr="00361829">
        <w:rPr>
          <w:sz w:val="20"/>
          <w:szCs w:val="20"/>
        </w:rPr>
        <w:t>Questo era un esempio di una POST di autenticazione, e in risposta otteniamo un messaggio JSON contenente il TOKEN che andrà poi messo nell'</w:t>
      </w:r>
      <w:proofErr w:type="spellStart"/>
      <w:r w:rsidRPr="00361829">
        <w:rPr>
          <w:sz w:val="20"/>
          <w:szCs w:val="20"/>
        </w:rPr>
        <w:t>header</w:t>
      </w:r>
      <w:proofErr w:type="spellEnd"/>
      <w:r w:rsidRPr="00361829">
        <w:rPr>
          <w:sz w:val="20"/>
          <w:szCs w:val="20"/>
        </w:rPr>
        <w:t xml:space="preserve"> della prossima richiesta (ad esempio il voler salvare una misura sul cloud)</w:t>
      </w:r>
      <w:r w:rsidR="00B03025">
        <w:rPr>
          <w:sz w:val="20"/>
          <w:szCs w:val="20"/>
        </w:rPr>
        <w:t>. Per comodità è stata aggiunta una seconda modalità di login con un TOKEN senza limiti di scadenza ma con limitate funzioni possibili.</w:t>
      </w:r>
    </w:p>
    <w:p w14:paraId="1D00E878" w14:textId="54B67FB5" w:rsidR="00E133F8" w:rsidRPr="00361829" w:rsidRDefault="00E133F8" w:rsidP="006115FA">
      <w:pPr>
        <w:spacing w:line="240" w:lineRule="auto"/>
        <w:ind w:left="227" w:right="227"/>
        <w:jc w:val="both"/>
        <w:rPr>
          <w:sz w:val="20"/>
          <w:szCs w:val="20"/>
        </w:rPr>
      </w:pPr>
      <w:r w:rsidRPr="00361829">
        <w:rPr>
          <w:sz w:val="20"/>
          <w:szCs w:val="20"/>
        </w:rPr>
        <w:t>Un esempio di body contenente la richiesta di salvare sul cloud una misura</w:t>
      </w:r>
    </w:p>
    <w:p w14:paraId="6B9F975E" w14:textId="77777777" w:rsidR="00E133F8" w:rsidRDefault="00E133F8" w:rsidP="006115FA">
      <w:pPr>
        <w:spacing w:line="240" w:lineRule="auto"/>
        <w:ind w:left="227" w:right="227"/>
        <w:rPr>
          <w:sz w:val="28"/>
          <w:szCs w:val="28"/>
        </w:rPr>
      </w:pPr>
    </w:p>
    <w:p w14:paraId="2BA95E94" w14:textId="77777777" w:rsidR="00E133F8" w:rsidRPr="00E133F8" w:rsidRDefault="00E133F8" w:rsidP="006115FA">
      <w:pPr>
        <w:spacing w:line="240" w:lineRule="auto"/>
        <w:ind w:left="227" w:right="227"/>
        <w:rPr>
          <w:sz w:val="28"/>
          <w:szCs w:val="28"/>
        </w:rPr>
      </w:pPr>
      <w:r w:rsidRPr="00E133F8">
        <w:rPr>
          <w:sz w:val="28"/>
          <w:szCs w:val="28"/>
        </w:rPr>
        <w:t>POST https://students.measurify.org/v1/login</w:t>
      </w:r>
    </w:p>
    <w:p w14:paraId="1B9E2ECE" w14:textId="77777777" w:rsidR="00E133F8" w:rsidRPr="00E133F8" w:rsidRDefault="00E133F8" w:rsidP="006115FA">
      <w:pPr>
        <w:spacing w:line="240" w:lineRule="auto"/>
        <w:ind w:left="227" w:right="227"/>
        <w:rPr>
          <w:sz w:val="28"/>
          <w:szCs w:val="28"/>
        </w:rPr>
      </w:pPr>
    </w:p>
    <w:p w14:paraId="1E7662EA" w14:textId="77777777" w:rsidR="00E133F8" w:rsidRPr="00E133F8" w:rsidRDefault="00E133F8" w:rsidP="006115FA">
      <w:pPr>
        <w:spacing w:line="240" w:lineRule="auto"/>
        <w:ind w:left="227" w:right="227"/>
        <w:rPr>
          <w:sz w:val="28"/>
          <w:szCs w:val="28"/>
        </w:rPr>
      </w:pPr>
      <w:r w:rsidRPr="00E133F8">
        <w:rPr>
          <w:sz w:val="28"/>
          <w:szCs w:val="28"/>
        </w:rPr>
        <w:t>{</w:t>
      </w:r>
    </w:p>
    <w:p w14:paraId="3EBD68D3" w14:textId="1A3E3961" w:rsidR="00E133F8" w:rsidRPr="00E133F8" w:rsidRDefault="00E133F8" w:rsidP="006115FA">
      <w:pPr>
        <w:spacing w:line="240" w:lineRule="auto"/>
        <w:ind w:left="227" w:right="227"/>
        <w:rPr>
          <w:sz w:val="28"/>
          <w:szCs w:val="28"/>
        </w:rPr>
      </w:pPr>
      <w:r w:rsidRPr="00E133F8">
        <w:rPr>
          <w:sz w:val="28"/>
          <w:szCs w:val="28"/>
        </w:rPr>
        <w:t>"</w:t>
      </w:r>
      <w:proofErr w:type="spellStart"/>
      <w:r w:rsidRPr="00E133F8">
        <w:rPr>
          <w:sz w:val="28"/>
          <w:szCs w:val="28"/>
        </w:rPr>
        <w:t>thing</w:t>
      </w:r>
      <w:proofErr w:type="spellEnd"/>
      <w:proofErr w:type="gramStart"/>
      <w:r w:rsidRPr="00E133F8">
        <w:rPr>
          <w:sz w:val="28"/>
          <w:szCs w:val="28"/>
        </w:rPr>
        <w:t>" :</w:t>
      </w:r>
      <w:proofErr w:type="gramEnd"/>
      <w:r w:rsidRPr="00E133F8">
        <w:rPr>
          <w:sz w:val="28"/>
          <w:szCs w:val="28"/>
        </w:rPr>
        <w:t xml:space="preserve"> "</w:t>
      </w:r>
      <w:r w:rsidR="00C65847">
        <w:rPr>
          <w:sz w:val="28"/>
          <w:szCs w:val="28"/>
        </w:rPr>
        <w:t>player1</w:t>
      </w:r>
      <w:r w:rsidRPr="00E133F8">
        <w:rPr>
          <w:sz w:val="28"/>
          <w:szCs w:val="28"/>
        </w:rPr>
        <w:t>",</w:t>
      </w:r>
    </w:p>
    <w:p w14:paraId="036B3AE0" w14:textId="48137F52" w:rsidR="00E133F8" w:rsidRPr="00E133F8" w:rsidRDefault="00E133F8" w:rsidP="006115FA">
      <w:pPr>
        <w:spacing w:line="240" w:lineRule="auto"/>
        <w:ind w:left="227" w:right="227"/>
        <w:rPr>
          <w:sz w:val="28"/>
          <w:szCs w:val="28"/>
        </w:rPr>
      </w:pPr>
      <w:r w:rsidRPr="00E133F8">
        <w:rPr>
          <w:sz w:val="28"/>
          <w:szCs w:val="28"/>
        </w:rPr>
        <w:t>"feature</w:t>
      </w:r>
      <w:proofErr w:type="gramStart"/>
      <w:r w:rsidRPr="00E133F8">
        <w:rPr>
          <w:sz w:val="28"/>
          <w:szCs w:val="28"/>
        </w:rPr>
        <w:t>" :</w:t>
      </w:r>
      <w:proofErr w:type="gramEnd"/>
      <w:r w:rsidRPr="00E133F8">
        <w:rPr>
          <w:sz w:val="28"/>
          <w:szCs w:val="28"/>
        </w:rPr>
        <w:t xml:space="preserve"> "</w:t>
      </w:r>
      <w:r w:rsidR="00C65847">
        <w:rPr>
          <w:sz w:val="28"/>
          <w:szCs w:val="28"/>
        </w:rPr>
        <w:t>IMU</w:t>
      </w:r>
      <w:r w:rsidRPr="00E133F8">
        <w:rPr>
          <w:sz w:val="28"/>
          <w:szCs w:val="28"/>
        </w:rPr>
        <w:t>",</w:t>
      </w:r>
    </w:p>
    <w:p w14:paraId="43BE5D25" w14:textId="77777777" w:rsidR="00E133F8" w:rsidRPr="00E133F8" w:rsidRDefault="00E133F8" w:rsidP="006115FA">
      <w:pPr>
        <w:spacing w:line="240" w:lineRule="auto"/>
        <w:ind w:left="227" w:right="227"/>
        <w:rPr>
          <w:sz w:val="28"/>
          <w:szCs w:val="28"/>
        </w:rPr>
      </w:pPr>
      <w:r w:rsidRPr="00E133F8">
        <w:rPr>
          <w:sz w:val="28"/>
          <w:szCs w:val="28"/>
        </w:rPr>
        <w:t>"device</w:t>
      </w:r>
      <w:proofErr w:type="gramStart"/>
      <w:r w:rsidRPr="00E133F8">
        <w:rPr>
          <w:sz w:val="28"/>
          <w:szCs w:val="28"/>
        </w:rPr>
        <w:t>" :</w:t>
      </w:r>
      <w:proofErr w:type="gramEnd"/>
      <w:r w:rsidRPr="00E133F8">
        <w:rPr>
          <w:sz w:val="28"/>
          <w:szCs w:val="28"/>
        </w:rPr>
        <w:t xml:space="preserve"> "</w:t>
      </w:r>
      <w:proofErr w:type="spellStart"/>
      <w:r w:rsidRPr="00E133F8">
        <w:rPr>
          <w:sz w:val="28"/>
          <w:szCs w:val="28"/>
        </w:rPr>
        <w:t>edge-meter</w:t>
      </w:r>
      <w:proofErr w:type="spellEnd"/>
      <w:r w:rsidRPr="00E133F8">
        <w:rPr>
          <w:sz w:val="28"/>
          <w:szCs w:val="28"/>
        </w:rPr>
        <w:t>",</w:t>
      </w:r>
    </w:p>
    <w:p w14:paraId="79083000" w14:textId="77777777" w:rsidR="00E133F8" w:rsidRPr="00E133F8" w:rsidRDefault="00E133F8" w:rsidP="006115FA">
      <w:pPr>
        <w:spacing w:line="240" w:lineRule="auto"/>
        <w:ind w:left="227" w:right="227"/>
        <w:rPr>
          <w:sz w:val="28"/>
          <w:szCs w:val="28"/>
        </w:rPr>
      </w:pPr>
      <w:r w:rsidRPr="00E133F8">
        <w:rPr>
          <w:sz w:val="28"/>
          <w:szCs w:val="28"/>
        </w:rPr>
        <w:t>"samples</w:t>
      </w:r>
      <w:proofErr w:type="gramStart"/>
      <w:r w:rsidRPr="00E133F8">
        <w:rPr>
          <w:sz w:val="28"/>
          <w:szCs w:val="28"/>
        </w:rPr>
        <w:t>" :</w:t>
      </w:r>
      <w:proofErr w:type="gramEnd"/>
      <w:r w:rsidRPr="00E133F8">
        <w:rPr>
          <w:sz w:val="28"/>
          <w:szCs w:val="28"/>
        </w:rPr>
        <w:t xml:space="preserve"> [ {"</w:t>
      </w:r>
      <w:proofErr w:type="spellStart"/>
      <w:r w:rsidRPr="00E133F8">
        <w:rPr>
          <w:sz w:val="28"/>
          <w:szCs w:val="28"/>
        </w:rPr>
        <w:t>values</w:t>
      </w:r>
      <w:proofErr w:type="spellEnd"/>
      <w:r w:rsidRPr="00E133F8">
        <w:rPr>
          <w:sz w:val="28"/>
          <w:szCs w:val="28"/>
        </w:rPr>
        <w:t>" : 80,10}]</w:t>
      </w:r>
    </w:p>
    <w:p w14:paraId="704691C2" w14:textId="4A266EDA" w:rsidR="00E133F8" w:rsidRDefault="00E133F8" w:rsidP="006115FA">
      <w:pPr>
        <w:spacing w:line="240" w:lineRule="auto"/>
        <w:ind w:left="227" w:right="227"/>
        <w:rPr>
          <w:sz w:val="28"/>
          <w:szCs w:val="28"/>
        </w:rPr>
      </w:pPr>
      <w:r w:rsidRPr="00E133F8">
        <w:rPr>
          <w:sz w:val="28"/>
          <w:szCs w:val="28"/>
        </w:rPr>
        <w:t>}</w:t>
      </w:r>
    </w:p>
    <w:p w14:paraId="68B4778A" w14:textId="77777777" w:rsidR="00E133F8" w:rsidRDefault="00E133F8" w:rsidP="006115FA">
      <w:pPr>
        <w:spacing w:line="240" w:lineRule="auto"/>
        <w:ind w:left="227" w:right="227"/>
        <w:rPr>
          <w:sz w:val="28"/>
          <w:szCs w:val="28"/>
        </w:rPr>
      </w:pPr>
    </w:p>
    <w:p w14:paraId="2D5800B7" w14:textId="62E83D82" w:rsidR="00E133F8" w:rsidRPr="00361829" w:rsidRDefault="00E133F8" w:rsidP="006115FA">
      <w:pPr>
        <w:spacing w:line="240" w:lineRule="auto"/>
        <w:ind w:left="227" w:right="227"/>
        <w:jc w:val="both"/>
        <w:rPr>
          <w:sz w:val="20"/>
          <w:szCs w:val="20"/>
        </w:rPr>
      </w:pPr>
      <w:r w:rsidRPr="00361829">
        <w:rPr>
          <w:sz w:val="20"/>
          <w:szCs w:val="20"/>
        </w:rPr>
        <w:t xml:space="preserve">Nei samples vanno messi i valori della misura e sono in generale più di uno e la misura è la collezione di molti valori in diversi istanti di tempo e ogni sample può avere un campo "delta" che ne specifica l'istante di tempo del campione a partire dalla </w:t>
      </w:r>
      <w:proofErr w:type="spellStart"/>
      <w:r w:rsidRPr="00361829">
        <w:rPr>
          <w:sz w:val="20"/>
          <w:szCs w:val="20"/>
        </w:rPr>
        <w:t>startDate</w:t>
      </w:r>
      <w:proofErr w:type="spellEnd"/>
      <w:r w:rsidRPr="00361829">
        <w:rPr>
          <w:sz w:val="20"/>
          <w:szCs w:val="20"/>
        </w:rPr>
        <w:t xml:space="preserve"> della misura. Di seguito un esempio di risposta:</w:t>
      </w:r>
    </w:p>
    <w:p w14:paraId="645F91BD" w14:textId="77777777" w:rsidR="00E133F8" w:rsidRDefault="00E133F8" w:rsidP="006115FA">
      <w:pPr>
        <w:spacing w:line="240" w:lineRule="auto"/>
        <w:ind w:left="227" w:right="227"/>
        <w:rPr>
          <w:sz w:val="28"/>
          <w:szCs w:val="28"/>
        </w:rPr>
      </w:pPr>
    </w:p>
    <w:p w14:paraId="3F1890CD" w14:textId="77777777" w:rsidR="00E133F8" w:rsidRPr="00E133F8" w:rsidRDefault="00E133F8" w:rsidP="006115FA">
      <w:pPr>
        <w:spacing w:line="240" w:lineRule="auto"/>
        <w:ind w:left="227" w:right="227"/>
        <w:rPr>
          <w:sz w:val="28"/>
          <w:szCs w:val="28"/>
        </w:rPr>
      </w:pPr>
      <w:r w:rsidRPr="00E133F8">
        <w:rPr>
          <w:sz w:val="28"/>
          <w:szCs w:val="28"/>
        </w:rPr>
        <w:t>{</w:t>
      </w:r>
    </w:p>
    <w:p w14:paraId="2C77EE4D" w14:textId="2BC19D7A"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visibility</w:t>
      </w:r>
      <w:proofErr w:type="spellEnd"/>
      <w:r w:rsidRPr="00E133F8">
        <w:rPr>
          <w:sz w:val="28"/>
          <w:szCs w:val="28"/>
        </w:rPr>
        <w:t>": "</w:t>
      </w:r>
      <w:r w:rsidR="00C65847">
        <w:rPr>
          <w:sz w:val="28"/>
          <w:szCs w:val="28"/>
        </w:rPr>
        <w:t>public</w:t>
      </w:r>
      <w:r w:rsidRPr="00E133F8">
        <w:rPr>
          <w:sz w:val="28"/>
          <w:szCs w:val="28"/>
        </w:rPr>
        <w:t>",</w:t>
      </w:r>
    </w:p>
    <w:p w14:paraId="0FFDD40C" w14:textId="35D7534C" w:rsidR="00E133F8" w:rsidRPr="00E133F8" w:rsidRDefault="00E133F8" w:rsidP="006115FA">
      <w:pPr>
        <w:spacing w:line="240" w:lineRule="auto"/>
        <w:ind w:left="227" w:right="227"/>
        <w:rPr>
          <w:sz w:val="28"/>
          <w:szCs w:val="28"/>
        </w:rPr>
      </w:pPr>
      <w:r w:rsidRPr="00E133F8">
        <w:rPr>
          <w:sz w:val="28"/>
          <w:szCs w:val="28"/>
        </w:rPr>
        <w:t xml:space="preserve">    "tags": </w:t>
      </w:r>
      <w:r w:rsidR="00C65847">
        <w:rPr>
          <w:sz w:val="28"/>
          <w:szCs w:val="28"/>
        </w:rPr>
        <w:t>[“</w:t>
      </w:r>
      <w:proofErr w:type="spellStart"/>
      <w:r w:rsidR="00C65847">
        <w:rPr>
          <w:sz w:val="28"/>
          <w:szCs w:val="28"/>
        </w:rPr>
        <w:t>Martial_Arts</w:t>
      </w:r>
      <w:proofErr w:type="spellEnd"/>
      <w:r w:rsidR="00C65847">
        <w:rPr>
          <w:sz w:val="28"/>
          <w:szCs w:val="28"/>
        </w:rPr>
        <w:t>”, “</w:t>
      </w:r>
      <w:proofErr w:type="spellStart"/>
      <w:r w:rsidR="00C65847">
        <w:rPr>
          <w:sz w:val="28"/>
          <w:szCs w:val="28"/>
        </w:rPr>
        <w:t>Right_Hook</w:t>
      </w:r>
      <w:proofErr w:type="spellEnd"/>
      <w:r w:rsidR="00C65847">
        <w:rPr>
          <w:sz w:val="28"/>
          <w:szCs w:val="28"/>
        </w:rPr>
        <w:t>”</w:t>
      </w:r>
      <w:r w:rsidRPr="00E133F8">
        <w:rPr>
          <w:sz w:val="28"/>
          <w:szCs w:val="28"/>
        </w:rPr>
        <w:t>],</w:t>
      </w:r>
    </w:p>
    <w:p w14:paraId="17BC7C32" w14:textId="6F84F54D" w:rsidR="00E133F8" w:rsidRPr="00E133F8" w:rsidRDefault="00E133F8" w:rsidP="006115FA">
      <w:pPr>
        <w:spacing w:line="240" w:lineRule="auto"/>
        <w:ind w:left="227" w:right="227"/>
        <w:rPr>
          <w:sz w:val="28"/>
          <w:szCs w:val="28"/>
        </w:rPr>
      </w:pPr>
      <w:r w:rsidRPr="00E133F8">
        <w:rPr>
          <w:sz w:val="28"/>
          <w:szCs w:val="28"/>
        </w:rPr>
        <w:t xml:space="preserve">    "_id": "</w:t>
      </w:r>
      <w:proofErr w:type="spellStart"/>
      <w:r w:rsidR="00C65847">
        <w:rPr>
          <w:sz w:val="28"/>
          <w:szCs w:val="28"/>
        </w:rPr>
        <w:t>lorenzo_right_hook_test_updated</w:t>
      </w:r>
      <w:proofErr w:type="spellEnd"/>
      <w:r w:rsidRPr="00E133F8">
        <w:rPr>
          <w:sz w:val="28"/>
          <w:szCs w:val="28"/>
        </w:rPr>
        <w:t>",</w:t>
      </w:r>
    </w:p>
    <w:p w14:paraId="34F5479B" w14:textId="1EF025FE"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thing</w:t>
      </w:r>
      <w:proofErr w:type="spellEnd"/>
      <w:r w:rsidRPr="00E133F8">
        <w:rPr>
          <w:sz w:val="28"/>
          <w:szCs w:val="28"/>
        </w:rPr>
        <w:t>": "</w:t>
      </w:r>
      <w:r w:rsidR="00C65847">
        <w:rPr>
          <w:sz w:val="28"/>
          <w:szCs w:val="28"/>
        </w:rPr>
        <w:t>player1</w:t>
      </w:r>
      <w:r w:rsidRPr="00E133F8">
        <w:rPr>
          <w:sz w:val="28"/>
          <w:szCs w:val="28"/>
        </w:rPr>
        <w:t>",</w:t>
      </w:r>
    </w:p>
    <w:p w14:paraId="40C8DD0D" w14:textId="2FB23809" w:rsidR="00E133F8" w:rsidRPr="00E133F8" w:rsidRDefault="00E133F8" w:rsidP="006115FA">
      <w:pPr>
        <w:spacing w:line="240" w:lineRule="auto"/>
        <w:ind w:left="227" w:right="227"/>
        <w:rPr>
          <w:sz w:val="28"/>
          <w:szCs w:val="28"/>
        </w:rPr>
      </w:pPr>
      <w:r w:rsidRPr="00E133F8">
        <w:rPr>
          <w:sz w:val="28"/>
          <w:szCs w:val="28"/>
        </w:rPr>
        <w:t xml:space="preserve">    "feature": "</w:t>
      </w:r>
      <w:r w:rsidR="00C65847">
        <w:rPr>
          <w:sz w:val="28"/>
          <w:szCs w:val="28"/>
        </w:rPr>
        <w:t>IMU</w:t>
      </w:r>
      <w:r w:rsidRPr="00E133F8">
        <w:rPr>
          <w:sz w:val="28"/>
          <w:szCs w:val="28"/>
        </w:rPr>
        <w:t>",</w:t>
      </w:r>
    </w:p>
    <w:p w14:paraId="74D50A18" w14:textId="6C75B589" w:rsidR="00E133F8" w:rsidRPr="00E133F8" w:rsidRDefault="00E133F8" w:rsidP="006115FA">
      <w:pPr>
        <w:spacing w:line="240" w:lineRule="auto"/>
        <w:ind w:left="227" w:right="227"/>
        <w:rPr>
          <w:sz w:val="28"/>
          <w:szCs w:val="28"/>
        </w:rPr>
      </w:pPr>
      <w:r w:rsidRPr="00E133F8">
        <w:rPr>
          <w:sz w:val="28"/>
          <w:szCs w:val="28"/>
        </w:rPr>
        <w:t xml:space="preserve">    "device": "</w:t>
      </w:r>
      <w:proofErr w:type="spellStart"/>
      <w:r w:rsidR="00C65847">
        <w:rPr>
          <w:sz w:val="28"/>
          <w:szCs w:val="28"/>
        </w:rPr>
        <w:t>edge-meter</w:t>
      </w:r>
      <w:proofErr w:type="spellEnd"/>
      <w:r w:rsidRPr="00E133F8">
        <w:rPr>
          <w:sz w:val="28"/>
          <w:szCs w:val="28"/>
        </w:rPr>
        <w:t>",</w:t>
      </w:r>
    </w:p>
    <w:p w14:paraId="2BF13AC6" w14:textId="77777777" w:rsidR="00E133F8" w:rsidRPr="00E133F8" w:rsidRDefault="00E133F8" w:rsidP="006115FA">
      <w:pPr>
        <w:spacing w:line="240" w:lineRule="auto"/>
        <w:ind w:left="227" w:right="227"/>
        <w:rPr>
          <w:sz w:val="28"/>
          <w:szCs w:val="28"/>
        </w:rPr>
      </w:pPr>
      <w:r w:rsidRPr="00E133F8">
        <w:rPr>
          <w:sz w:val="28"/>
          <w:szCs w:val="28"/>
        </w:rPr>
        <w:t xml:space="preserve">    "samples": [</w:t>
      </w:r>
    </w:p>
    <w:p w14:paraId="606881BD" w14:textId="77777777" w:rsidR="00E133F8" w:rsidRPr="00E133F8" w:rsidRDefault="00E133F8" w:rsidP="006115FA">
      <w:pPr>
        <w:spacing w:line="240" w:lineRule="auto"/>
        <w:ind w:left="227" w:right="227"/>
        <w:rPr>
          <w:sz w:val="28"/>
          <w:szCs w:val="28"/>
        </w:rPr>
      </w:pPr>
      <w:r w:rsidRPr="00E133F8">
        <w:rPr>
          <w:sz w:val="28"/>
          <w:szCs w:val="28"/>
        </w:rPr>
        <w:t xml:space="preserve">        {</w:t>
      </w:r>
    </w:p>
    <w:p w14:paraId="24461843" w14:textId="77777777"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values</w:t>
      </w:r>
      <w:proofErr w:type="spellEnd"/>
      <w:r w:rsidRPr="00E133F8">
        <w:rPr>
          <w:sz w:val="28"/>
          <w:szCs w:val="28"/>
        </w:rPr>
        <w:t>": [</w:t>
      </w:r>
    </w:p>
    <w:p w14:paraId="301D8BB2" w14:textId="77777777" w:rsidR="00E133F8" w:rsidRPr="00E133F8" w:rsidRDefault="00E133F8" w:rsidP="006115FA">
      <w:pPr>
        <w:spacing w:line="240" w:lineRule="auto"/>
        <w:ind w:left="227" w:right="227"/>
        <w:rPr>
          <w:sz w:val="28"/>
          <w:szCs w:val="28"/>
        </w:rPr>
      </w:pPr>
      <w:r w:rsidRPr="00E133F8">
        <w:rPr>
          <w:sz w:val="28"/>
          <w:szCs w:val="28"/>
        </w:rPr>
        <w:t xml:space="preserve">                25.2</w:t>
      </w:r>
    </w:p>
    <w:p w14:paraId="7884FED5" w14:textId="77777777" w:rsidR="00E133F8" w:rsidRPr="00E133F8" w:rsidRDefault="00E133F8" w:rsidP="006115FA">
      <w:pPr>
        <w:spacing w:line="240" w:lineRule="auto"/>
        <w:ind w:left="227" w:right="227"/>
        <w:rPr>
          <w:sz w:val="28"/>
          <w:szCs w:val="28"/>
        </w:rPr>
      </w:pPr>
      <w:r w:rsidRPr="00E133F8">
        <w:rPr>
          <w:sz w:val="28"/>
          <w:szCs w:val="28"/>
        </w:rPr>
        <w:t xml:space="preserve">            ]</w:t>
      </w:r>
    </w:p>
    <w:p w14:paraId="2131230C" w14:textId="77777777" w:rsidR="00E133F8" w:rsidRPr="00E133F8" w:rsidRDefault="00E133F8" w:rsidP="006115FA">
      <w:pPr>
        <w:spacing w:line="240" w:lineRule="auto"/>
        <w:ind w:left="227" w:right="227"/>
        <w:rPr>
          <w:sz w:val="28"/>
          <w:szCs w:val="28"/>
        </w:rPr>
      </w:pPr>
      <w:r w:rsidRPr="00E133F8">
        <w:rPr>
          <w:sz w:val="28"/>
          <w:szCs w:val="28"/>
        </w:rPr>
        <w:t xml:space="preserve">        }</w:t>
      </w:r>
    </w:p>
    <w:p w14:paraId="751A4BF6" w14:textId="77777777" w:rsidR="00E133F8" w:rsidRPr="00E133F8" w:rsidRDefault="00E133F8" w:rsidP="006115FA">
      <w:pPr>
        <w:spacing w:line="240" w:lineRule="auto"/>
        <w:ind w:left="227" w:right="227"/>
        <w:rPr>
          <w:sz w:val="28"/>
          <w:szCs w:val="28"/>
        </w:rPr>
      </w:pPr>
      <w:r w:rsidRPr="00E133F8">
        <w:rPr>
          <w:sz w:val="28"/>
          <w:szCs w:val="28"/>
        </w:rPr>
        <w:t xml:space="preserve">    ],</w:t>
      </w:r>
    </w:p>
    <w:p w14:paraId="0CE11CF3" w14:textId="77777777"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owner</w:t>
      </w:r>
      <w:proofErr w:type="spellEnd"/>
      <w:r w:rsidRPr="00E133F8">
        <w:rPr>
          <w:sz w:val="28"/>
          <w:szCs w:val="28"/>
        </w:rPr>
        <w:t>": "5eecbb119770994272457c75",</w:t>
      </w:r>
    </w:p>
    <w:p w14:paraId="33203E11" w14:textId="77777777" w:rsidR="00E133F8" w:rsidRPr="00E133F8" w:rsidRDefault="00E133F8" w:rsidP="006115FA">
      <w:pPr>
        <w:spacing w:line="240" w:lineRule="auto"/>
        <w:ind w:left="227" w:right="227"/>
        <w:rPr>
          <w:sz w:val="28"/>
          <w:szCs w:val="28"/>
        </w:rPr>
      </w:pPr>
      <w:r w:rsidRPr="00E133F8">
        <w:rPr>
          <w:sz w:val="28"/>
          <w:szCs w:val="28"/>
        </w:rPr>
        <w:lastRenderedPageBreak/>
        <w:t xml:space="preserve">    "</w:t>
      </w:r>
      <w:proofErr w:type="spellStart"/>
      <w:r w:rsidRPr="00E133F8">
        <w:rPr>
          <w:sz w:val="28"/>
          <w:szCs w:val="28"/>
        </w:rPr>
        <w:t>startDate</w:t>
      </w:r>
      <w:proofErr w:type="spellEnd"/>
      <w:r w:rsidRPr="00E133F8">
        <w:rPr>
          <w:sz w:val="28"/>
          <w:szCs w:val="28"/>
        </w:rPr>
        <w:t>": "2020-06-19T13:25:43.647Z",</w:t>
      </w:r>
    </w:p>
    <w:p w14:paraId="76F9D6F5" w14:textId="77777777"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endDate</w:t>
      </w:r>
      <w:proofErr w:type="spellEnd"/>
      <w:r w:rsidRPr="00E133F8">
        <w:rPr>
          <w:sz w:val="28"/>
          <w:szCs w:val="28"/>
        </w:rPr>
        <w:t>": "2020-06-19T13:25:43.647Z",</w:t>
      </w:r>
    </w:p>
    <w:p w14:paraId="69B86B77" w14:textId="77777777"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timestamp</w:t>
      </w:r>
      <w:proofErr w:type="spellEnd"/>
      <w:r w:rsidRPr="00E133F8">
        <w:rPr>
          <w:sz w:val="28"/>
          <w:szCs w:val="28"/>
        </w:rPr>
        <w:t>": "2020-06-19T13:25:43.647Z",</w:t>
      </w:r>
    </w:p>
    <w:p w14:paraId="62FF94D0" w14:textId="77777777" w:rsidR="00E133F8" w:rsidRPr="00E133F8" w:rsidRDefault="00E133F8" w:rsidP="006115FA">
      <w:pPr>
        <w:spacing w:line="240" w:lineRule="auto"/>
        <w:ind w:left="227" w:right="227"/>
        <w:rPr>
          <w:sz w:val="28"/>
          <w:szCs w:val="28"/>
        </w:rPr>
      </w:pPr>
      <w:r w:rsidRPr="00E133F8">
        <w:rPr>
          <w:sz w:val="28"/>
          <w:szCs w:val="28"/>
        </w:rPr>
        <w:t xml:space="preserve">    "</w:t>
      </w:r>
      <w:proofErr w:type="spellStart"/>
      <w:r w:rsidRPr="00E133F8">
        <w:rPr>
          <w:sz w:val="28"/>
          <w:szCs w:val="28"/>
        </w:rPr>
        <w:t>lastmod</w:t>
      </w:r>
      <w:proofErr w:type="spellEnd"/>
      <w:r w:rsidRPr="00E133F8">
        <w:rPr>
          <w:sz w:val="28"/>
          <w:szCs w:val="28"/>
        </w:rPr>
        <w:t>": "2020-06-19T13:25:43.647Z"</w:t>
      </w:r>
    </w:p>
    <w:p w14:paraId="2727ED53" w14:textId="01FCCE93" w:rsidR="00E133F8" w:rsidRDefault="00E133F8" w:rsidP="006115FA">
      <w:pPr>
        <w:spacing w:line="240" w:lineRule="auto"/>
        <w:ind w:left="227" w:right="227"/>
        <w:rPr>
          <w:sz w:val="28"/>
          <w:szCs w:val="28"/>
        </w:rPr>
      </w:pPr>
      <w:r w:rsidRPr="00E133F8">
        <w:rPr>
          <w:sz w:val="28"/>
          <w:szCs w:val="28"/>
        </w:rPr>
        <w:t>}</w:t>
      </w:r>
    </w:p>
    <w:p w14:paraId="05D34435" w14:textId="77777777" w:rsidR="00E133F8" w:rsidRDefault="00E133F8" w:rsidP="006115FA">
      <w:pPr>
        <w:spacing w:line="240" w:lineRule="auto"/>
        <w:ind w:left="227" w:right="227"/>
        <w:rPr>
          <w:sz w:val="28"/>
          <w:szCs w:val="28"/>
        </w:rPr>
      </w:pPr>
    </w:p>
    <w:p w14:paraId="49E9B18C" w14:textId="68A4E973" w:rsidR="00E133F8" w:rsidRPr="00361829" w:rsidRDefault="00E133F8" w:rsidP="006115FA">
      <w:pPr>
        <w:spacing w:line="240" w:lineRule="auto"/>
        <w:ind w:left="227" w:right="227"/>
        <w:jc w:val="both"/>
        <w:rPr>
          <w:sz w:val="20"/>
          <w:szCs w:val="20"/>
        </w:rPr>
      </w:pPr>
      <w:r w:rsidRPr="00361829">
        <w:rPr>
          <w:sz w:val="20"/>
          <w:szCs w:val="20"/>
        </w:rPr>
        <w:t>Se invece si vuole interrogare le API per avere le misure memorizzate</w:t>
      </w:r>
      <w:r w:rsidR="0086360D">
        <w:rPr>
          <w:sz w:val="20"/>
          <w:szCs w:val="20"/>
        </w:rPr>
        <w:t xml:space="preserve"> con certi parametri di ricerca</w:t>
      </w:r>
      <w:r w:rsidRPr="00361829">
        <w:rPr>
          <w:sz w:val="20"/>
          <w:szCs w:val="20"/>
        </w:rPr>
        <w:t>:</w:t>
      </w:r>
    </w:p>
    <w:p w14:paraId="6B4A07E6" w14:textId="77777777" w:rsidR="00E133F8" w:rsidRDefault="00E133F8" w:rsidP="006115FA">
      <w:pPr>
        <w:spacing w:line="240" w:lineRule="auto"/>
        <w:ind w:left="227" w:right="227"/>
        <w:rPr>
          <w:sz w:val="28"/>
          <w:szCs w:val="28"/>
        </w:rPr>
      </w:pPr>
    </w:p>
    <w:p w14:paraId="1F9CB4DB" w14:textId="0C828A60" w:rsidR="00E133F8" w:rsidRDefault="00E133F8" w:rsidP="006115FA">
      <w:pPr>
        <w:spacing w:line="240" w:lineRule="auto"/>
        <w:ind w:left="227" w:right="227"/>
        <w:rPr>
          <w:sz w:val="28"/>
          <w:szCs w:val="28"/>
        </w:rPr>
      </w:pPr>
      <w:r w:rsidRPr="00E133F8">
        <w:rPr>
          <w:sz w:val="28"/>
          <w:szCs w:val="28"/>
        </w:rPr>
        <w:t>GET {{</w:t>
      </w:r>
      <w:proofErr w:type="spellStart"/>
      <w:r w:rsidRPr="00E133F8">
        <w:rPr>
          <w:sz w:val="28"/>
          <w:szCs w:val="28"/>
        </w:rPr>
        <w:t>url</w:t>
      </w:r>
      <w:proofErr w:type="spellEnd"/>
      <w:proofErr w:type="gramStart"/>
      <w:r w:rsidRPr="00E133F8">
        <w:rPr>
          <w:sz w:val="28"/>
          <w:szCs w:val="28"/>
        </w:rPr>
        <w:t>}}/</w:t>
      </w:r>
      <w:proofErr w:type="gramEnd"/>
      <w:r w:rsidRPr="00E133F8">
        <w:rPr>
          <w:sz w:val="28"/>
          <w:szCs w:val="28"/>
        </w:rPr>
        <w:t>v1/</w:t>
      </w:r>
      <w:proofErr w:type="spellStart"/>
      <w:r w:rsidRPr="00E133F8">
        <w:rPr>
          <w:sz w:val="28"/>
          <w:szCs w:val="28"/>
        </w:rPr>
        <w:t>measurements?filter</w:t>
      </w:r>
      <w:proofErr w:type="spellEnd"/>
      <w:r w:rsidRPr="00E133F8">
        <w:rPr>
          <w:sz w:val="28"/>
          <w:szCs w:val="28"/>
        </w:rPr>
        <w:t>={"</w:t>
      </w:r>
      <w:proofErr w:type="spellStart"/>
      <w:r w:rsidR="0086360D">
        <w:rPr>
          <w:sz w:val="28"/>
          <w:szCs w:val="28"/>
        </w:rPr>
        <w:t>tags</w:t>
      </w:r>
      <w:r w:rsidRPr="00E133F8">
        <w:rPr>
          <w:sz w:val="28"/>
          <w:szCs w:val="28"/>
        </w:rPr>
        <w:t>":”</w:t>
      </w:r>
      <w:r w:rsidR="0086360D">
        <w:rPr>
          <w:sz w:val="28"/>
          <w:szCs w:val="28"/>
        </w:rPr>
        <w:t>Cross</w:t>
      </w:r>
      <w:proofErr w:type="spellEnd"/>
      <w:r w:rsidRPr="00E133F8">
        <w:rPr>
          <w:sz w:val="28"/>
          <w:szCs w:val="28"/>
        </w:rPr>
        <w:t>"}</w:t>
      </w:r>
    </w:p>
    <w:p w14:paraId="7A7F6BED" w14:textId="77777777" w:rsidR="00E133F8" w:rsidRDefault="00E133F8" w:rsidP="006115FA">
      <w:pPr>
        <w:spacing w:line="240" w:lineRule="auto"/>
        <w:ind w:left="227" w:right="227"/>
        <w:rPr>
          <w:sz w:val="28"/>
          <w:szCs w:val="28"/>
        </w:rPr>
      </w:pPr>
    </w:p>
    <w:p w14:paraId="4576E5FE" w14:textId="4B5E69FB" w:rsidR="00E133F8" w:rsidRPr="00361829" w:rsidRDefault="0086360D" w:rsidP="006115FA">
      <w:pPr>
        <w:spacing w:line="240" w:lineRule="auto"/>
        <w:ind w:left="227" w:right="227"/>
        <w:jc w:val="both"/>
        <w:rPr>
          <w:sz w:val="20"/>
          <w:szCs w:val="20"/>
        </w:rPr>
      </w:pPr>
      <w:r>
        <w:rPr>
          <w:sz w:val="20"/>
          <w:szCs w:val="20"/>
        </w:rPr>
        <w:t xml:space="preserve">In questo modo otteniamo come risposta le misure che hanno come tag “Cross” </w:t>
      </w:r>
    </w:p>
    <w:p w14:paraId="5E73F3FF" w14:textId="5CCE9756" w:rsidR="00417AD7" w:rsidRDefault="00417AD7" w:rsidP="006115FA">
      <w:pPr>
        <w:spacing w:line="240" w:lineRule="auto"/>
        <w:ind w:left="227" w:right="227"/>
        <w:rPr>
          <w:sz w:val="28"/>
          <w:szCs w:val="28"/>
        </w:rPr>
      </w:pPr>
    </w:p>
    <w:p w14:paraId="4DA189C2" w14:textId="4087D1E3" w:rsidR="00E133F8" w:rsidRPr="00B97459" w:rsidRDefault="00B97459" w:rsidP="006115FA">
      <w:pPr>
        <w:spacing w:line="240" w:lineRule="auto"/>
        <w:ind w:left="227" w:right="227"/>
        <w:jc w:val="both"/>
        <w:rPr>
          <w:b/>
          <w:bCs/>
          <w:sz w:val="28"/>
          <w:szCs w:val="28"/>
        </w:rPr>
      </w:pPr>
      <w:r>
        <w:rPr>
          <w:b/>
          <w:bCs/>
          <w:sz w:val="28"/>
          <w:szCs w:val="28"/>
        </w:rPr>
        <w:t xml:space="preserve">2.3 </w:t>
      </w:r>
      <w:r w:rsidR="00E133F8" w:rsidRPr="00B97459">
        <w:rPr>
          <w:b/>
          <w:bCs/>
          <w:sz w:val="28"/>
          <w:szCs w:val="28"/>
        </w:rPr>
        <w:t>POSTMAN</w:t>
      </w:r>
    </w:p>
    <w:p w14:paraId="56BEAD68" w14:textId="0D588242" w:rsidR="00437B91" w:rsidRPr="00361829" w:rsidRDefault="00E133F8" w:rsidP="006115FA">
      <w:pPr>
        <w:spacing w:line="240" w:lineRule="auto"/>
        <w:ind w:left="227" w:right="227"/>
        <w:jc w:val="both"/>
        <w:rPr>
          <w:sz w:val="20"/>
          <w:szCs w:val="20"/>
        </w:rPr>
      </w:pPr>
      <w:proofErr w:type="spellStart"/>
      <w:proofErr w:type="gramStart"/>
      <w:r w:rsidRPr="00361829">
        <w:rPr>
          <w:sz w:val="20"/>
          <w:szCs w:val="20"/>
        </w:rPr>
        <w:t>Postman</w:t>
      </w:r>
      <w:proofErr w:type="spellEnd"/>
      <w:r w:rsidR="001119A2">
        <w:rPr>
          <w:sz w:val="20"/>
          <w:szCs w:val="20"/>
        </w:rPr>
        <w:t>[</w:t>
      </w:r>
      <w:proofErr w:type="gramEnd"/>
      <w:r w:rsidR="001119A2">
        <w:rPr>
          <w:sz w:val="20"/>
          <w:szCs w:val="20"/>
        </w:rPr>
        <w:t>5]</w:t>
      </w:r>
      <w:r w:rsidRPr="00361829">
        <w:rPr>
          <w:sz w:val="20"/>
          <w:szCs w:val="20"/>
        </w:rPr>
        <w:t xml:space="preserve"> è una piattaforma API per sviluppatori e consente di inviare richieste ad una API in modo veloce ed efficiente. L'applicazione supporta richieste HTTP alle quali è anche possibile aggiungere degli </w:t>
      </w:r>
      <w:proofErr w:type="spellStart"/>
      <w:r w:rsidRPr="00361829">
        <w:rPr>
          <w:sz w:val="20"/>
          <w:szCs w:val="20"/>
        </w:rPr>
        <w:t>header</w:t>
      </w:r>
      <w:proofErr w:type="spellEnd"/>
      <w:r w:rsidRPr="00361829">
        <w:rPr>
          <w:sz w:val="20"/>
          <w:szCs w:val="20"/>
        </w:rPr>
        <w:t>.</w:t>
      </w:r>
      <w:r w:rsidR="00437B91">
        <w:rPr>
          <w:sz w:val="20"/>
          <w:szCs w:val="20"/>
        </w:rPr>
        <w:t xml:space="preserve"> L’interfaccia intuitiva e leggera permette di agevolare l’invio di chiamate POST, GET, PUT e DELETE.</w:t>
      </w:r>
    </w:p>
    <w:p w14:paraId="1361044C" w14:textId="77777777" w:rsidR="00E133F8" w:rsidRPr="00361829" w:rsidRDefault="00E133F8" w:rsidP="006115FA">
      <w:pPr>
        <w:spacing w:line="240" w:lineRule="auto"/>
        <w:ind w:left="227" w:right="227"/>
        <w:jc w:val="both"/>
        <w:rPr>
          <w:sz w:val="20"/>
          <w:szCs w:val="20"/>
        </w:rPr>
      </w:pPr>
      <w:r w:rsidRPr="00361829">
        <w:rPr>
          <w:sz w:val="20"/>
          <w:szCs w:val="20"/>
        </w:rPr>
        <w:t>Nella seguente immagine vediamo l'interfaccia del programma al momento della POST e possiamo vedere come la risposta che riceviamo sia molto più dettagliata di quella di un semplice browser.</w:t>
      </w:r>
    </w:p>
    <w:p w14:paraId="618D20B9" w14:textId="58C5886F" w:rsidR="00E133F8" w:rsidRPr="00361829" w:rsidRDefault="00F63931" w:rsidP="006115FA">
      <w:pPr>
        <w:spacing w:line="240" w:lineRule="auto"/>
        <w:ind w:left="227" w:right="227"/>
        <w:jc w:val="both"/>
        <w:rPr>
          <w:sz w:val="20"/>
          <w:szCs w:val="20"/>
        </w:rPr>
      </w:pPr>
      <w:r w:rsidRPr="00E72DA5">
        <w:rPr>
          <w:noProof/>
          <w:sz w:val="28"/>
          <w:szCs w:val="28"/>
        </w:rPr>
        <w:drawing>
          <wp:anchor distT="0" distB="0" distL="114300" distR="114300" simplePos="0" relativeHeight="251687936" behindDoc="0" locked="0" layoutInCell="1" allowOverlap="1" wp14:anchorId="553B159F" wp14:editId="7B835B3D">
            <wp:simplePos x="0" y="0"/>
            <wp:positionH relativeFrom="margin">
              <wp:align>center</wp:align>
            </wp:positionH>
            <wp:positionV relativeFrom="paragraph">
              <wp:posOffset>466835</wp:posOffset>
            </wp:positionV>
            <wp:extent cx="5382895" cy="3110865"/>
            <wp:effectExtent l="0" t="0" r="8255" b="0"/>
            <wp:wrapTopAndBottom/>
            <wp:docPr id="1633928974"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8974" name="Immagine 1" descr="Immagine che contiene testo, schermata, software, numer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895" cy="31108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133F8" w:rsidRPr="00361829">
        <w:rPr>
          <w:sz w:val="20"/>
          <w:szCs w:val="20"/>
        </w:rPr>
        <w:t>Un'altra feature</w:t>
      </w:r>
      <w:proofErr w:type="gramEnd"/>
      <w:r w:rsidR="00E133F8" w:rsidRPr="00361829">
        <w:rPr>
          <w:sz w:val="20"/>
          <w:szCs w:val="20"/>
        </w:rPr>
        <w:t xml:space="preserve"> che </w:t>
      </w:r>
      <w:proofErr w:type="spellStart"/>
      <w:r w:rsidR="00E133F8" w:rsidRPr="00361829">
        <w:rPr>
          <w:sz w:val="20"/>
          <w:szCs w:val="20"/>
        </w:rPr>
        <w:t>Postman</w:t>
      </w:r>
      <w:proofErr w:type="spellEnd"/>
      <w:r w:rsidR="00E133F8" w:rsidRPr="00361829">
        <w:rPr>
          <w:sz w:val="20"/>
          <w:szCs w:val="20"/>
        </w:rPr>
        <w:t xml:space="preserve"> ci fornisce è la possibilità di scegliere il formato in cui stiamo visualizzando il body della risposta (XLM, HTML, JSON, </w:t>
      </w:r>
      <w:r w:rsidR="00D14DAF" w:rsidRPr="00361829">
        <w:rPr>
          <w:sz w:val="20"/>
          <w:szCs w:val="20"/>
        </w:rPr>
        <w:t>ecc.…</w:t>
      </w:r>
      <w:r w:rsidR="00E133F8" w:rsidRPr="00361829">
        <w:rPr>
          <w:sz w:val="20"/>
          <w:szCs w:val="20"/>
        </w:rPr>
        <w:t>)</w:t>
      </w:r>
      <w:r w:rsidR="00F4570E">
        <w:rPr>
          <w:sz w:val="20"/>
          <w:szCs w:val="20"/>
        </w:rPr>
        <w:t>.</w:t>
      </w:r>
    </w:p>
    <w:p w14:paraId="7B96A915" w14:textId="7A0378B0" w:rsidR="00CF253D" w:rsidRDefault="00CF253D" w:rsidP="00F4570E">
      <w:pPr>
        <w:spacing w:line="240" w:lineRule="auto"/>
        <w:ind w:right="227"/>
        <w:jc w:val="center"/>
        <w:rPr>
          <w:i/>
          <w:iCs/>
          <w:sz w:val="18"/>
          <w:szCs w:val="18"/>
        </w:rPr>
      </w:pPr>
      <w:r w:rsidRPr="00CF253D">
        <w:rPr>
          <w:i/>
          <w:iCs/>
          <w:sz w:val="18"/>
          <w:szCs w:val="18"/>
        </w:rPr>
        <w:t xml:space="preserve">Risposta ad </w:t>
      </w:r>
      <w:proofErr w:type="gramStart"/>
      <w:r w:rsidRPr="00CF253D">
        <w:rPr>
          <w:i/>
          <w:iCs/>
          <w:sz w:val="18"/>
          <w:szCs w:val="18"/>
        </w:rPr>
        <w:t>un</w:t>
      </w:r>
      <w:r w:rsidR="00C65847">
        <w:rPr>
          <w:i/>
          <w:iCs/>
          <w:sz w:val="18"/>
          <w:szCs w:val="18"/>
        </w:rPr>
        <w:t>a</w:t>
      </w:r>
      <w:r w:rsidRPr="00CF253D">
        <w:rPr>
          <w:i/>
          <w:iCs/>
          <w:sz w:val="18"/>
          <w:szCs w:val="18"/>
        </w:rPr>
        <w:t xml:space="preserve"> login</w:t>
      </w:r>
      <w:proofErr w:type="gramEnd"/>
      <w:r w:rsidRPr="00CF253D">
        <w:rPr>
          <w:i/>
          <w:iCs/>
          <w:sz w:val="18"/>
          <w:szCs w:val="18"/>
        </w:rPr>
        <w:t xml:space="preserve"> su </w:t>
      </w:r>
      <w:proofErr w:type="spellStart"/>
      <w:r w:rsidRPr="00CF253D">
        <w:rPr>
          <w:i/>
          <w:iCs/>
          <w:sz w:val="18"/>
          <w:szCs w:val="18"/>
        </w:rPr>
        <w:t>Measurify</w:t>
      </w:r>
      <w:proofErr w:type="spellEnd"/>
    </w:p>
    <w:p w14:paraId="6F92BF0B" w14:textId="77777777" w:rsidR="00CF253D" w:rsidRPr="00CF253D" w:rsidRDefault="00CF253D" w:rsidP="006115FA">
      <w:pPr>
        <w:spacing w:line="240" w:lineRule="auto"/>
        <w:ind w:left="227" w:right="227"/>
        <w:jc w:val="center"/>
        <w:rPr>
          <w:i/>
          <w:iCs/>
          <w:sz w:val="18"/>
          <w:szCs w:val="18"/>
        </w:rPr>
      </w:pPr>
    </w:p>
    <w:p w14:paraId="5D34642C" w14:textId="32F315BE" w:rsidR="001345D1" w:rsidRDefault="001345D1" w:rsidP="006115FA">
      <w:pPr>
        <w:spacing w:line="240" w:lineRule="auto"/>
        <w:ind w:left="227" w:right="227"/>
        <w:jc w:val="both"/>
        <w:rPr>
          <w:sz w:val="20"/>
          <w:szCs w:val="20"/>
        </w:rPr>
      </w:pPr>
      <w:r>
        <w:rPr>
          <w:sz w:val="20"/>
          <w:szCs w:val="20"/>
        </w:rPr>
        <w:t xml:space="preserve">Nella POST è necessaria la presenza di un body: nel nostro caso la POST di richiesta di effettuare login avrà al suo interno le informazioni di username, password e </w:t>
      </w:r>
      <w:proofErr w:type="spellStart"/>
      <w:r>
        <w:rPr>
          <w:sz w:val="20"/>
          <w:szCs w:val="20"/>
        </w:rPr>
        <w:t>tenant</w:t>
      </w:r>
      <w:proofErr w:type="spellEnd"/>
      <w:r>
        <w:rPr>
          <w:sz w:val="20"/>
          <w:szCs w:val="20"/>
        </w:rPr>
        <w:t xml:space="preserve"> in formato JSON. Il </w:t>
      </w:r>
      <w:proofErr w:type="spellStart"/>
      <w:r>
        <w:rPr>
          <w:sz w:val="20"/>
          <w:szCs w:val="20"/>
        </w:rPr>
        <w:t>tenant</w:t>
      </w:r>
      <w:proofErr w:type="spellEnd"/>
      <w:r>
        <w:rPr>
          <w:sz w:val="20"/>
          <w:szCs w:val="20"/>
        </w:rPr>
        <w:t xml:space="preserve"> è come un contenitore </w:t>
      </w:r>
      <w:r w:rsidR="00C65847">
        <w:rPr>
          <w:sz w:val="20"/>
          <w:szCs w:val="20"/>
        </w:rPr>
        <w:t>n</w:t>
      </w:r>
      <w:r>
        <w:rPr>
          <w:sz w:val="20"/>
          <w:szCs w:val="20"/>
        </w:rPr>
        <w:t xml:space="preserve">el database dedicato al nostro progetto e quindi va specificato. </w:t>
      </w:r>
    </w:p>
    <w:p w14:paraId="785BA200" w14:textId="6E62DB79" w:rsidR="001345D1" w:rsidRDefault="001345D1" w:rsidP="006115FA">
      <w:pPr>
        <w:spacing w:line="240" w:lineRule="auto"/>
        <w:ind w:left="227" w:right="227"/>
        <w:jc w:val="both"/>
        <w:rPr>
          <w:sz w:val="20"/>
          <w:szCs w:val="20"/>
        </w:rPr>
      </w:pPr>
      <w:r>
        <w:rPr>
          <w:sz w:val="20"/>
          <w:szCs w:val="20"/>
        </w:rPr>
        <w:t xml:space="preserve">Una volta premuto SEND di questa richiesta riceviamo come risposta con al suo interno un TOKEN assegnato a noi valido per un tempo limitato e sarà richiesto per poter salvare o richiedere dati dal sensore con le chiamate POST e GET. </w:t>
      </w:r>
    </w:p>
    <w:p w14:paraId="4A3486D5" w14:textId="42B26D97" w:rsidR="00E133F8" w:rsidRDefault="00E133F8" w:rsidP="006115FA">
      <w:pPr>
        <w:spacing w:line="240" w:lineRule="auto"/>
        <w:ind w:left="227" w:right="227"/>
        <w:jc w:val="both"/>
        <w:rPr>
          <w:sz w:val="20"/>
          <w:szCs w:val="20"/>
        </w:rPr>
      </w:pPr>
      <w:r w:rsidRPr="00361829">
        <w:rPr>
          <w:sz w:val="20"/>
          <w:szCs w:val="20"/>
        </w:rPr>
        <w:t>L'applicazione software si occuperà di fare una POST dei dati ricevuti dall'Arduino tramite bluetooth e di mandarli al cloud</w:t>
      </w:r>
      <w:r w:rsidR="00C65847">
        <w:rPr>
          <w:sz w:val="20"/>
          <w:szCs w:val="20"/>
        </w:rPr>
        <w:t xml:space="preserve">. Questo strumento </w:t>
      </w:r>
      <w:proofErr w:type="spellStart"/>
      <w:r w:rsidR="00C65847">
        <w:rPr>
          <w:sz w:val="20"/>
          <w:szCs w:val="20"/>
        </w:rPr>
        <w:t>Postman</w:t>
      </w:r>
      <w:proofErr w:type="spellEnd"/>
      <w:r w:rsidR="00C65847">
        <w:rPr>
          <w:sz w:val="20"/>
          <w:szCs w:val="20"/>
        </w:rPr>
        <w:t xml:space="preserve"> è</w:t>
      </w:r>
      <w:r w:rsidRPr="00361829">
        <w:rPr>
          <w:sz w:val="20"/>
          <w:szCs w:val="20"/>
        </w:rPr>
        <w:t xml:space="preserve"> un modo che abbiamo per verificare che la misura sia stata inviata correttamente, più precisamente </w:t>
      </w:r>
      <w:r w:rsidR="00C65847">
        <w:rPr>
          <w:sz w:val="20"/>
          <w:szCs w:val="20"/>
        </w:rPr>
        <w:t>effettuando</w:t>
      </w:r>
      <w:r w:rsidRPr="00361829">
        <w:rPr>
          <w:sz w:val="20"/>
          <w:szCs w:val="20"/>
        </w:rPr>
        <w:t xml:space="preserve"> una </w:t>
      </w:r>
      <w:r w:rsidR="00C65847">
        <w:rPr>
          <w:sz w:val="20"/>
          <w:szCs w:val="20"/>
        </w:rPr>
        <w:t xml:space="preserve">richiesta di tipo </w:t>
      </w:r>
      <w:r w:rsidRPr="00361829">
        <w:rPr>
          <w:sz w:val="20"/>
          <w:szCs w:val="20"/>
        </w:rPr>
        <w:t xml:space="preserve">GET nella rotta </w:t>
      </w:r>
      <w:proofErr w:type="spellStart"/>
      <w:r w:rsidRPr="00361829">
        <w:rPr>
          <w:sz w:val="20"/>
          <w:szCs w:val="20"/>
        </w:rPr>
        <w:t>measurement</w:t>
      </w:r>
      <w:proofErr w:type="spellEnd"/>
      <w:r w:rsidRPr="00361829">
        <w:rPr>
          <w:sz w:val="20"/>
          <w:szCs w:val="20"/>
        </w:rPr>
        <w:t>.</w:t>
      </w:r>
    </w:p>
    <w:p w14:paraId="7310024D" w14:textId="7FB3180E" w:rsidR="00F45AB1" w:rsidRPr="001345D1" w:rsidRDefault="00F45AB1" w:rsidP="006115FA">
      <w:pPr>
        <w:spacing w:line="240" w:lineRule="auto"/>
        <w:ind w:left="227" w:right="227"/>
        <w:jc w:val="both"/>
        <w:rPr>
          <w:sz w:val="20"/>
          <w:szCs w:val="20"/>
        </w:rPr>
      </w:pPr>
    </w:p>
    <w:p w14:paraId="3C99CDB0" w14:textId="77777777" w:rsidR="00E133F8" w:rsidRPr="00E133F8" w:rsidRDefault="00E133F8" w:rsidP="006115FA">
      <w:pPr>
        <w:spacing w:line="240" w:lineRule="auto"/>
        <w:ind w:left="227" w:right="227"/>
        <w:rPr>
          <w:sz w:val="28"/>
          <w:szCs w:val="28"/>
        </w:rPr>
      </w:pPr>
    </w:p>
    <w:p w14:paraId="7C648B65" w14:textId="034D423E" w:rsidR="002A1D3F" w:rsidRPr="00586F24" w:rsidRDefault="00B97459" w:rsidP="006115FA">
      <w:pPr>
        <w:spacing w:line="240" w:lineRule="auto"/>
        <w:ind w:left="227" w:right="227"/>
        <w:jc w:val="both"/>
        <w:rPr>
          <w:b/>
          <w:bCs/>
          <w:sz w:val="28"/>
          <w:szCs w:val="28"/>
        </w:rPr>
      </w:pPr>
      <w:r>
        <w:rPr>
          <w:b/>
          <w:bCs/>
          <w:sz w:val="28"/>
          <w:szCs w:val="28"/>
        </w:rPr>
        <w:t xml:space="preserve">2.4 </w:t>
      </w:r>
      <w:r w:rsidR="002A1D3F" w:rsidRPr="00586F24">
        <w:rPr>
          <w:b/>
          <w:bCs/>
          <w:sz w:val="28"/>
          <w:szCs w:val="28"/>
        </w:rPr>
        <w:t>APPLICAZIONE</w:t>
      </w:r>
      <w:r w:rsidR="00E133F8">
        <w:rPr>
          <w:b/>
          <w:bCs/>
          <w:sz w:val="28"/>
          <w:szCs w:val="28"/>
        </w:rPr>
        <w:t xml:space="preserve"> SOFTWARE</w:t>
      </w:r>
      <w:r w:rsidR="00C65847">
        <w:rPr>
          <w:b/>
          <w:bCs/>
          <w:sz w:val="28"/>
          <w:szCs w:val="28"/>
        </w:rPr>
        <w:t xml:space="preserve"> FLUTTER</w:t>
      </w:r>
    </w:p>
    <w:p w14:paraId="09414517" w14:textId="1842C5D4" w:rsidR="0090375C" w:rsidRDefault="00E133F8" w:rsidP="00C91A37">
      <w:pPr>
        <w:spacing w:line="240" w:lineRule="auto"/>
        <w:ind w:left="227" w:right="227"/>
        <w:jc w:val="both"/>
        <w:rPr>
          <w:sz w:val="20"/>
          <w:szCs w:val="20"/>
        </w:rPr>
      </w:pPr>
      <w:r w:rsidRPr="00361829">
        <w:rPr>
          <w:sz w:val="20"/>
          <w:szCs w:val="20"/>
        </w:rPr>
        <w:t xml:space="preserve">In questa sezione prendiamo in considerazione l'applicazione software </w:t>
      </w:r>
      <w:r w:rsidR="00C65847">
        <w:rPr>
          <w:sz w:val="20"/>
          <w:szCs w:val="20"/>
        </w:rPr>
        <w:t>Flutter</w:t>
      </w:r>
      <w:r w:rsidR="00C91A37">
        <w:rPr>
          <w:sz w:val="20"/>
          <w:szCs w:val="20"/>
        </w:rPr>
        <w:t xml:space="preserve"> </w:t>
      </w:r>
      <w:r w:rsidR="00FE62E4">
        <w:rPr>
          <w:sz w:val="20"/>
          <w:szCs w:val="20"/>
        </w:rPr>
        <w:t>[6]</w:t>
      </w:r>
      <w:r w:rsidR="00C65847">
        <w:rPr>
          <w:sz w:val="20"/>
          <w:szCs w:val="20"/>
        </w:rPr>
        <w:t xml:space="preserve"> </w:t>
      </w:r>
      <w:r w:rsidRPr="00361829">
        <w:rPr>
          <w:sz w:val="20"/>
          <w:szCs w:val="20"/>
        </w:rPr>
        <w:t xml:space="preserve">che è stata sviluppata per rendere questo progetto possibile. </w:t>
      </w:r>
    </w:p>
    <w:p w14:paraId="64F998EB" w14:textId="29B72040" w:rsidR="0090375C" w:rsidRPr="00361829" w:rsidRDefault="00C91A37" w:rsidP="0090375C">
      <w:pPr>
        <w:spacing w:line="240" w:lineRule="auto"/>
        <w:ind w:left="227" w:right="227"/>
        <w:jc w:val="both"/>
        <w:rPr>
          <w:sz w:val="20"/>
          <w:szCs w:val="20"/>
        </w:rPr>
      </w:pPr>
      <w:r>
        <w:rPr>
          <w:sz w:val="20"/>
          <w:szCs w:val="20"/>
        </w:rPr>
        <w:t>L’applicazione è</w:t>
      </w:r>
      <w:r w:rsidR="0090375C" w:rsidRPr="00361829">
        <w:rPr>
          <w:sz w:val="20"/>
          <w:szCs w:val="20"/>
        </w:rPr>
        <w:t xml:space="preserve"> in grado di raccogliere i dati che vengono inviati dal microcontrollore, apportare loro delle modifiche se e dove necessario e inviarli al cloud tramite POST http</w:t>
      </w:r>
      <w:r>
        <w:rPr>
          <w:sz w:val="20"/>
          <w:szCs w:val="20"/>
        </w:rPr>
        <w:t>s</w:t>
      </w:r>
      <w:r w:rsidR="0090375C" w:rsidRPr="00361829">
        <w:rPr>
          <w:sz w:val="20"/>
          <w:szCs w:val="20"/>
        </w:rPr>
        <w:t xml:space="preserve"> utilizzando API (Application Programming Interface) rese disponibili da </w:t>
      </w:r>
      <w:proofErr w:type="spellStart"/>
      <w:r w:rsidR="0090375C" w:rsidRPr="00361829">
        <w:rPr>
          <w:sz w:val="20"/>
          <w:szCs w:val="20"/>
        </w:rPr>
        <w:t>Measurify</w:t>
      </w:r>
      <w:proofErr w:type="spellEnd"/>
      <w:r w:rsidR="0090375C" w:rsidRPr="00361829">
        <w:rPr>
          <w:sz w:val="20"/>
          <w:szCs w:val="20"/>
        </w:rPr>
        <w:t xml:space="preserve">.  Una volta raccolti i dati sono stati utilizzati per il processo di training di un algoritmo di machine learning (che non viene trattato in questa tesi) </w:t>
      </w:r>
      <w:r w:rsidR="0090375C">
        <w:rPr>
          <w:sz w:val="20"/>
          <w:szCs w:val="20"/>
        </w:rPr>
        <w:t>il quale</w:t>
      </w:r>
      <w:r w:rsidR="0090375C" w:rsidRPr="00361829">
        <w:rPr>
          <w:sz w:val="20"/>
          <w:szCs w:val="20"/>
        </w:rPr>
        <w:t>, una volta completato, ha permesso al sistema di riconoscere il movimento svolto dall’atleta.</w:t>
      </w:r>
    </w:p>
    <w:p w14:paraId="1B3C5F45" w14:textId="17EADDC3" w:rsidR="00E133F8" w:rsidRPr="00361829" w:rsidRDefault="00E133F8" w:rsidP="00C91A37">
      <w:pPr>
        <w:spacing w:line="240" w:lineRule="auto"/>
        <w:ind w:left="227" w:right="227"/>
        <w:jc w:val="both"/>
        <w:rPr>
          <w:sz w:val="20"/>
          <w:szCs w:val="20"/>
        </w:rPr>
      </w:pPr>
      <w:r w:rsidRPr="00361829">
        <w:rPr>
          <w:sz w:val="20"/>
          <w:szCs w:val="20"/>
        </w:rPr>
        <w:t xml:space="preserve">Ricordiamo brevemente quali sono le necessità a cui questa applicazione deve ovviare: abbiamo bisogno di un software che renda facile per l'utente connettersi alla scheda </w:t>
      </w:r>
      <w:r w:rsidR="00D17F0F" w:rsidRPr="00361829">
        <w:rPr>
          <w:sz w:val="20"/>
          <w:szCs w:val="20"/>
        </w:rPr>
        <w:t>Arduino</w:t>
      </w:r>
      <w:r w:rsidRPr="00361829">
        <w:rPr>
          <w:sz w:val="20"/>
          <w:szCs w:val="20"/>
        </w:rPr>
        <w:t xml:space="preserve"> (sempre tramite Bluetooth </w:t>
      </w:r>
      <w:r w:rsidR="00215FB4">
        <w:rPr>
          <w:sz w:val="20"/>
          <w:szCs w:val="20"/>
        </w:rPr>
        <w:t>L</w:t>
      </w:r>
      <w:r w:rsidRPr="00361829">
        <w:rPr>
          <w:sz w:val="20"/>
          <w:szCs w:val="20"/>
        </w:rPr>
        <w:t xml:space="preserve">ow </w:t>
      </w:r>
      <w:r w:rsidR="00215FB4">
        <w:rPr>
          <w:sz w:val="20"/>
          <w:szCs w:val="20"/>
        </w:rPr>
        <w:t>E</w:t>
      </w:r>
      <w:r w:rsidRPr="00361829">
        <w:rPr>
          <w:sz w:val="20"/>
          <w:szCs w:val="20"/>
        </w:rPr>
        <w:t>nergy), ricevere i dati che quest'ultima espone, ed inviarli sul cloud tramite le API di cui abbiamo parlato prima (utilizzando quindi i concetti chiave di HTTP</w:t>
      </w:r>
      <w:r w:rsidR="00C65847">
        <w:rPr>
          <w:sz w:val="20"/>
          <w:szCs w:val="20"/>
        </w:rPr>
        <w:t>S</w:t>
      </w:r>
      <w:r w:rsidRPr="00361829">
        <w:rPr>
          <w:sz w:val="20"/>
          <w:szCs w:val="20"/>
        </w:rPr>
        <w:t xml:space="preserve"> con le chiamate POST, PUT, GET, DELETE). La comunicazione con le API potrebbe essere svolta tramite </w:t>
      </w:r>
      <w:proofErr w:type="spellStart"/>
      <w:r w:rsidRPr="00361829">
        <w:rPr>
          <w:sz w:val="20"/>
          <w:szCs w:val="20"/>
        </w:rPr>
        <w:t>Postman</w:t>
      </w:r>
      <w:proofErr w:type="spellEnd"/>
      <w:r w:rsidRPr="00361829">
        <w:rPr>
          <w:sz w:val="20"/>
          <w:szCs w:val="20"/>
        </w:rPr>
        <w:t>, come è stato spiegato nella sezione precedente, ma sarebbe troppo complicato per l'utente e quindi le chiamate HTTP</w:t>
      </w:r>
      <w:r w:rsidR="00C65847">
        <w:rPr>
          <w:sz w:val="20"/>
          <w:szCs w:val="20"/>
        </w:rPr>
        <w:t>S</w:t>
      </w:r>
      <w:r w:rsidRPr="00361829">
        <w:rPr>
          <w:sz w:val="20"/>
          <w:szCs w:val="20"/>
        </w:rPr>
        <w:t xml:space="preserve"> verranno gestite nel codice dell'applicazione.</w:t>
      </w:r>
    </w:p>
    <w:p w14:paraId="3743141A" w14:textId="3B9881C4" w:rsidR="00E133F8" w:rsidRPr="00361829" w:rsidRDefault="00E133F8" w:rsidP="006115FA">
      <w:pPr>
        <w:spacing w:line="240" w:lineRule="auto"/>
        <w:ind w:left="227" w:right="227"/>
        <w:jc w:val="both"/>
        <w:rPr>
          <w:sz w:val="20"/>
          <w:szCs w:val="20"/>
        </w:rPr>
      </w:pPr>
      <w:r w:rsidRPr="00361829">
        <w:rPr>
          <w:sz w:val="20"/>
          <w:szCs w:val="20"/>
        </w:rPr>
        <w:t xml:space="preserve">Il </w:t>
      </w:r>
      <w:r w:rsidR="00D17F0F" w:rsidRPr="00361829">
        <w:rPr>
          <w:sz w:val="20"/>
          <w:szCs w:val="20"/>
        </w:rPr>
        <w:t>framework</w:t>
      </w:r>
      <w:r w:rsidRPr="00361829">
        <w:rPr>
          <w:sz w:val="20"/>
          <w:szCs w:val="20"/>
        </w:rPr>
        <w:t xml:space="preserve"> utilizzato per lo sviluppo è Flutter, più precisamente il suo plugin </w:t>
      </w:r>
      <w:proofErr w:type="spellStart"/>
      <w:r w:rsidRPr="00361829">
        <w:rPr>
          <w:sz w:val="20"/>
          <w:szCs w:val="20"/>
        </w:rPr>
        <w:t>quickblue</w:t>
      </w:r>
      <w:proofErr w:type="spellEnd"/>
      <w:r w:rsidRPr="00361829">
        <w:rPr>
          <w:sz w:val="20"/>
          <w:szCs w:val="20"/>
        </w:rPr>
        <w:t xml:space="preserve"> di cui parleremo più avanti</w:t>
      </w:r>
      <w:r w:rsidR="00D17F0F">
        <w:rPr>
          <w:sz w:val="20"/>
          <w:szCs w:val="20"/>
        </w:rPr>
        <w:t>.</w:t>
      </w:r>
    </w:p>
    <w:p w14:paraId="62170121" w14:textId="23670BAE" w:rsidR="00A17F41" w:rsidRPr="00361829" w:rsidRDefault="00E133F8" w:rsidP="006115FA">
      <w:pPr>
        <w:spacing w:line="240" w:lineRule="auto"/>
        <w:ind w:left="227" w:right="227"/>
        <w:jc w:val="both"/>
        <w:rPr>
          <w:sz w:val="20"/>
          <w:szCs w:val="20"/>
        </w:rPr>
      </w:pPr>
      <w:r w:rsidRPr="00361829">
        <w:rPr>
          <w:sz w:val="20"/>
          <w:szCs w:val="20"/>
        </w:rPr>
        <w:t xml:space="preserve">Flutter è un framework open source di Google utilizzato per sviluppare applicazioni multipiattaforma da una sola </w:t>
      </w:r>
      <w:proofErr w:type="spellStart"/>
      <w:r w:rsidRPr="00361829">
        <w:rPr>
          <w:sz w:val="20"/>
          <w:szCs w:val="20"/>
        </w:rPr>
        <w:t>codebase</w:t>
      </w:r>
      <w:proofErr w:type="spellEnd"/>
      <w:r w:rsidRPr="00361829">
        <w:rPr>
          <w:sz w:val="20"/>
          <w:szCs w:val="20"/>
        </w:rPr>
        <w:t xml:space="preserve">. Il linguaggio utilizzato è Dart, sviluppato da Google per sostituire </w:t>
      </w:r>
      <w:proofErr w:type="spellStart"/>
      <w:r w:rsidRPr="00361829">
        <w:rPr>
          <w:sz w:val="20"/>
          <w:szCs w:val="20"/>
        </w:rPr>
        <w:t>Javascript</w:t>
      </w:r>
      <w:proofErr w:type="spellEnd"/>
      <w:r w:rsidRPr="00361829">
        <w:rPr>
          <w:sz w:val="20"/>
          <w:szCs w:val="20"/>
        </w:rPr>
        <w:t xml:space="preserve"> come linguaggio per lo sviluppo di pagine web. Inizialmente il framework era limitato alla creazione di interfacce native iOS, Android, Linux, Windows e MacOS ma successivamente è stato introdotto anche il supporto allo sviluppo di applicazioni web per siti statici e i suoi componenti sono i seguenti:</w:t>
      </w:r>
    </w:p>
    <w:p w14:paraId="4E6859F2" w14:textId="7EE44F6F"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 xml:space="preserve">Dart Platform: il compilatore del linguaggio Dart utilizza due diverse piattaforme per lo sviluppo delle due diverse interfacce. Una piattaforma Dart Native usata per lo sviluppo su dispositivi (come smartphone, desktop, server, </w:t>
      </w:r>
      <w:r w:rsidR="00D17F0F" w:rsidRPr="00361829">
        <w:rPr>
          <w:sz w:val="20"/>
          <w:szCs w:val="20"/>
        </w:rPr>
        <w:t>ecc.…</w:t>
      </w:r>
      <w:r w:rsidRPr="00361829">
        <w:rPr>
          <w:sz w:val="20"/>
          <w:szCs w:val="20"/>
        </w:rPr>
        <w:t>) e comprende la Dart VM con una compilazione JIT e una AOT. L'altra piattaforma invece è la piattaforma Dart Web per lo sviluppo di interfacce web con una compilazione per lo sviluppo e una per la produzione</w:t>
      </w:r>
    </w:p>
    <w:p w14:paraId="4F58EA20" w14:textId="4C20CAB6"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Flutter Engine: scritto principalmente in C++ e si interfaccia con SDK della piattaforma specifica utilizzata</w:t>
      </w:r>
    </w:p>
    <w:p w14:paraId="210565BC" w14:textId="21F4C6DD"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Foundation Library: classi e funzioni base utilizzate nelle applicazioni</w:t>
      </w:r>
    </w:p>
    <w:p w14:paraId="610A2F52" w14:textId="0A398ABC"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Widget: una descrizione immutabile dell'interfaccia utente</w:t>
      </w:r>
    </w:p>
    <w:p w14:paraId="03189000" w14:textId="77A3E8F7" w:rsidR="00E133F8" w:rsidRPr="000D7B53" w:rsidRDefault="00E133F8" w:rsidP="000D7B53">
      <w:pPr>
        <w:pStyle w:val="Paragrafoelenco"/>
        <w:numPr>
          <w:ilvl w:val="0"/>
          <w:numId w:val="23"/>
        </w:numPr>
        <w:spacing w:line="240" w:lineRule="auto"/>
        <w:ind w:right="227"/>
        <w:jc w:val="both"/>
        <w:rPr>
          <w:sz w:val="20"/>
          <w:szCs w:val="20"/>
        </w:rPr>
      </w:pPr>
      <w:r w:rsidRPr="000D7B53">
        <w:rPr>
          <w:sz w:val="20"/>
          <w:szCs w:val="20"/>
        </w:rPr>
        <w:t xml:space="preserve">L'applicazione utilizza un plugin di Flutter di nome </w:t>
      </w:r>
      <w:proofErr w:type="spellStart"/>
      <w:r w:rsidRPr="000D7B53">
        <w:rPr>
          <w:sz w:val="20"/>
          <w:szCs w:val="20"/>
        </w:rPr>
        <w:t>quickblue</w:t>
      </w:r>
      <w:proofErr w:type="spellEnd"/>
      <w:r w:rsidRPr="000D7B53">
        <w:rPr>
          <w:sz w:val="20"/>
          <w:szCs w:val="20"/>
        </w:rPr>
        <w:t xml:space="preserve"> in grado di:</w:t>
      </w:r>
    </w:p>
    <w:p w14:paraId="38C3876F" w14:textId="0F8EE6D3"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Ricercare dispositivi BLE nei dintorni</w:t>
      </w:r>
    </w:p>
    <w:p w14:paraId="60F61109" w14:textId="5467898E"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Connettersi con i dispositivi rilevati</w:t>
      </w:r>
    </w:p>
    <w:p w14:paraId="75A78072" w14:textId="14677AD7"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Scoprire i servizi che vengono offerti dai dispositivi</w:t>
      </w:r>
    </w:p>
    <w:p w14:paraId="156251E8" w14:textId="4639577D" w:rsidR="00E133F8" w:rsidRPr="00361829" w:rsidRDefault="00E133F8" w:rsidP="000D7B53">
      <w:pPr>
        <w:pStyle w:val="Paragrafoelenco"/>
        <w:numPr>
          <w:ilvl w:val="0"/>
          <w:numId w:val="23"/>
        </w:numPr>
        <w:spacing w:line="240" w:lineRule="auto"/>
        <w:ind w:right="227"/>
        <w:jc w:val="both"/>
        <w:rPr>
          <w:sz w:val="20"/>
          <w:szCs w:val="20"/>
        </w:rPr>
      </w:pPr>
      <w:r w:rsidRPr="00361829">
        <w:rPr>
          <w:sz w:val="20"/>
          <w:szCs w:val="20"/>
        </w:rPr>
        <w:t>Trasferire i dati fra dispositivo e server</w:t>
      </w:r>
    </w:p>
    <w:p w14:paraId="04391818" w14:textId="3E3B0A9B" w:rsidR="00E133F8" w:rsidRPr="000D7B53" w:rsidRDefault="00E133F8" w:rsidP="000D7B53">
      <w:pPr>
        <w:pStyle w:val="Paragrafoelenco"/>
        <w:numPr>
          <w:ilvl w:val="0"/>
          <w:numId w:val="23"/>
        </w:numPr>
        <w:spacing w:line="240" w:lineRule="auto"/>
        <w:ind w:right="227"/>
        <w:jc w:val="both"/>
        <w:rPr>
          <w:sz w:val="20"/>
          <w:szCs w:val="20"/>
        </w:rPr>
      </w:pPr>
      <w:r w:rsidRPr="000D7B53">
        <w:rPr>
          <w:sz w:val="20"/>
          <w:szCs w:val="20"/>
        </w:rPr>
        <w:lastRenderedPageBreak/>
        <w:t xml:space="preserve">Smart </w:t>
      </w:r>
      <w:proofErr w:type="spellStart"/>
      <w:r w:rsidRPr="000D7B53">
        <w:rPr>
          <w:sz w:val="20"/>
          <w:szCs w:val="20"/>
        </w:rPr>
        <w:t>Collector</w:t>
      </w:r>
      <w:proofErr w:type="spellEnd"/>
      <w:r w:rsidRPr="000D7B53">
        <w:rPr>
          <w:sz w:val="20"/>
          <w:szCs w:val="20"/>
        </w:rPr>
        <w:t xml:space="preserve"> è il nome che è stato dato dall'applicazione vera e propria. Il Bluetooth viene gestito attraverso diverse funzioni:</w:t>
      </w:r>
    </w:p>
    <w:p w14:paraId="12E3953F" w14:textId="391CEDFF" w:rsidR="00E133F8" w:rsidRPr="00361829" w:rsidRDefault="00E133F8" w:rsidP="000D7B53">
      <w:pPr>
        <w:pStyle w:val="Paragrafoelenco"/>
        <w:numPr>
          <w:ilvl w:val="0"/>
          <w:numId w:val="23"/>
        </w:numPr>
        <w:spacing w:line="240" w:lineRule="auto"/>
        <w:ind w:right="227"/>
        <w:jc w:val="both"/>
        <w:rPr>
          <w:sz w:val="20"/>
          <w:szCs w:val="20"/>
        </w:rPr>
      </w:pPr>
      <w:proofErr w:type="spellStart"/>
      <w:r w:rsidRPr="00361829">
        <w:rPr>
          <w:sz w:val="20"/>
          <w:szCs w:val="20"/>
        </w:rPr>
        <w:t>handleValueChange</w:t>
      </w:r>
      <w:proofErr w:type="spellEnd"/>
      <w:r w:rsidRPr="00361829">
        <w:rPr>
          <w:sz w:val="20"/>
          <w:szCs w:val="20"/>
        </w:rPr>
        <w:t>: usata per gestire i cambiamenti dei valori</w:t>
      </w:r>
    </w:p>
    <w:p w14:paraId="161A063D" w14:textId="226184AC" w:rsidR="00E133F8" w:rsidRPr="00361829" w:rsidRDefault="00E133F8" w:rsidP="000D7B53">
      <w:pPr>
        <w:pStyle w:val="Paragrafoelenco"/>
        <w:numPr>
          <w:ilvl w:val="0"/>
          <w:numId w:val="23"/>
        </w:numPr>
        <w:spacing w:line="240" w:lineRule="auto"/>
        <w:ind w:right="227"/>
        <w:jc w:val="both"/>
        <w:rPr>
          <w:sz w:val="20"/>
          <w:szCs w:val="20"/>
        </w:rPr>
      </w:pPr>
      <w:proofErr w:type="spellStart"/>
      <w:r w:rsidRPr="00361829">
        <w:rPr>
          <w:sz w:val="20"/>
          <w:szCs w:val="20"/>
        </w:rPr>
        <w:t>parseData</w:t>
      </w:r>
      <w:proofErr w:type="spellEnd"/>
      <w:r w:rsidRPr="00361829">
        <w:rPr>
          <w:sz w:val="20"/>
          <w:szCs w:val="20"/>
        </w:rPr>
        <w:t>: un insieme di funzioni (</w:t>
      </w:r>
      <w:proofErr w:type="spellStart"/>
      <w:r w:rsidRPr="00361829">
        <w:rPr>
          <w:sz w:val="20"/>
          <w:szCs w:val="20"/>
        </w:rPr>
        <w:t>parseIMUData</w:t>
      </w:r>
      <w:proofErr w:type="spellEnd"/>
      <w:r w:rsidRPr="00361829">
        <w:rPr>
          <w:sz w:val="20"/>
          <w:szCs w:val="20"/>
        </w:rPr>
        <w:t xml:space="preserve">, </w:t>
      </w:r>
      <w:proofErr w:type="spellStart"/>
      <w:r w:rsidRPr="00361829">
        <w:rPr>
          <w:sz w:val="20"/>
          <w:szCs w:val="20"/>
        </w:rPr>
        <w:t>parseEnvironmentData</w:t>
      </w:r>
      <w:proofErr w:type="spellEnd"/>
      <w:r w:rsidRPr="00361829">
        <w:rPr>
          <w:sz w:val="20"/>
          <w:szCs w:val="20"/>
        </w:rPr>
        <w:t xml:space="preserve">, </w:t>
      </w:r>
      <w:proofErr w:type="spellStart"/>
      <w:r w:rsidRPr="00361829">
        <w:rPr>
          <w:sz w:val="20"/>
          <w:szCs w:val="20"/>
        </w:rPr>
        <w:t>parseOrientationData</w:t>
      </w:r>
      <w:proofErr w:type="spellEnd"/>
      <w:r w:rsidRPr="00361829">
        <w:rPr>
          <w:sz w:val="20"/>
          <w:szCs w:val="20"/>
        </w:rPr>
        <w:t>) che convertono i dati ricevuti da Arduino in float (quando necessario) e ritornano un oggetto JSON contenente i dati pronti ad essere inviati</w:t>
      </w:r>
    </w:p>
    <w:p w14:paraId="03E093DB" w14:textId="39F5CE1F" w:rsidR="00417AD7" w:rsidRPr="00361829" w:rsidRDefault="00417AD7" w:rsidP="000D7B53">
      <w:pPr>
        <w:pStyle w:val="Paragrafoelenco"/>
        <w:numPr>
          <w:ilvl w:val="0"/>
          <w:numId w:val="23"/>
        </w:numPr>
        <w:spacing w:line="240" w:lineRule="auto"/>
        <w:ind w:right="227"/>
        <w:jc w:val="both"/>
        <w:rPr>
          <w:sz w:val="20"/>
          <w:szCs w:val="20"/>
        </w:rPr>
      </w:pPr>
      <w:proofErr w:type="spellStart"/>
      <w:r w:rsidRPr="00361829">
        <w:rPr>
          <w:sz w:val="20"/>
          <w:szCs w:val="20"/>
        </w:rPr>
        <w:t>toggleCollecting</w:t>
      </w:r>
      <w:proofErr w:type="spellEnd"/>
      <w:r w:rsidRPr="00361829">
        <w:rPr>
          <w:sz w:val="20"/>
          <w:szCs w:val="20"/>
        </w:rPr>
        <w:t>: per iniziare o fermare la raccolta di dati</w:t>
      </w:r>
    </w:p>
    <w:p w14:paraId="4EF777EC" w14:textId="36A77942" w:rsidR="00417AD7" w:rsidRPr="00361829" w:rsidRDefault="00417AD7" w:rsidP="000D7B53">
      <w:pPr>
        <w:pStyle w:val="Paragrafoelenco"/>
        <w:numPr>
          <w:ilvl w:val="0"/>
          <w:numId w:val="23"/>
        </w:numPr>
        <w:spacing w:line="240" w:lineRule="auto"/>
        <w:ind w:right="227"/>
        <w:jc w:val="both"/>
        <w:rPr>
          <w:sz w:val="20"/>
          <w:szCs w:val="20"/>
        </w:rPr>
      </w:pPr>
      <w:proofErr w:type="spellStart"/>
      <w:r w:rsidRPr="00361829">
        <w:rPr>
          <w:sz w:val="20"/>
          <w:szCs w:val="20"/>
        </w:rPr>
        <w:t>sendData</w:t>
      </w:r>
      <w:proofErr w:type="spellEnd"/>
      <w:r w:rsidRPr="00361829">
        <w:rPr>
          <w:sz w:val="20"/>
          <w:szCs w:val="20"/>
        </w:rPr>
        <w:t>: manda i dati al server</w:t>
      </w:r>
    </w:p>
    <w:p w14:paraId="5FB567E2" w14:textId="12FFDC07" w:rsidR="00417AD7" w:rsidRPr="00361829" w:rsidRDefault="00C65847" w:rsidP="006115FA">
      <w:pPr>
        <w:spacing w:line="240" w:lineRule="auto"/>
        <w:ind w:left="227" w:right="227"/>
        <w:jc w:val="both"/>
        <w:rPr>
          <w:sz w:val="20"/>
          <w:szCs w:val="20"/>
        </w:rPr>
      </w:pPr>
      <w:r>
        <w:rPr>
          <w:noProof/>
        </w:rPr>
        <w:drawing>
          <wp:anchor distT="0" distB="0" distL="114300" distR="114300" simplePos="0" relativeHeight="251679744" behindDoc="0" locked="0" layoutInCell="1" allowOverlap="1" wp14:anchorId="5DBAC32E" wp14:editId="36D08FC2">
            <wp:simplePos x="0" y="0"/>
            <wp:positionH relativeFrom="margin">
              <wp:posOffset>3073400</wp:posOffset>
            </wp:positionH>
            <wp:positionV relativeFrom="paragraph">
              <wp:posOffset>687070</wp:posOffset>
            </wp:positionV>
            <wp:extent cx="2311400" cy="3233420"/>
            <wp:effectExtent l="0" t="0" r="0" b="5080"/>
            <wp:wrapTopAndBottom/>
            <wp:docPr id="144695681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56817" name="Immagine 1" descr="Immagine che contiene testo, schermata, software, Pagina Web&#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1400" cy="3233420"/>
                    </a:xfrm>
                    <a:prstGeom prst="rect">
                      <a:avLst/>
                    </a:prstGeom>
                  </pic:spPr>
                </pic:pic>
              </a:graphicData>
            </a:graphic>
          </wp:anchor>
        </w:drawing>
      </w:r>
      <w:r w:rsidR="00215FB4">
        <w:rPr>
          <w:noProof/>
        </w:rPr>
        <w:drawing>
          <wp:anchor distT="0" distB="0" distL="114300" distR="114300" simplePos="0" relativeHeight="251680768" behindDoc="0" locked="0" layoutInCell="1" allowOverlap="1" wp14:anchorId="1D3B0CA9" wp14:editId="4AB29795">
            <wp:simplePos x="0" y="0"/>
            <wp:positionH relativeFrom="column">
              <wp:posOffset>37465</wp:posOffset>
            </wp:positionH>
            <wp:positionV relativeFrom="paragraph">
              <wp:posOffset>701252</wp:posOffset>
            </wp:positionV>
            <wp:extent cx="2712720" cy="1030428"/>
            <wp:effectExtent l="0" t="0" r="0" b="0"/>
            <wp:wrapTopAndBottom/>
            <wp:docPr id="2028517470" name="Immagine 1" descr="Immagine che contiene testo, schermata, Blu elettric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7470" name="Immagine 1" descr="Immagine che contiene testo, schermata, Blu elettrico, Caratter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2720" cy="1030428"/>
                    </a:xfrm>
                    <a:prstGeom prst="rect">
                      <a:avLst/>
                    </a:prstGeom>
                  </pic:spPr>
                </pic:pic>
              </a:graphicData>
            </a:graphic>
          </wp:anchor>
        </w:drawing>
      </w:r>
      <w:r w:rsidR="00417AD7" w:rsidRPr="00361829">
        <w:rPr>
          <w:sz w:val="20"/>
          <w:szCs w:val="20"/>
        </w:rPr>
        <w:t xml:space="preserve">La user </w:t>
      </w:r>
      <w:proofErr w:type="spellStart"/>
      <w:r w:rsidR="00417AD7" w:rsidRPr="00361829">
        <w:rPr>
          <w:sz w:val="20"/>
          <w:szCs w:val="20"/>
        </w:rPr>
        <w:t>interface</w:t>
      </w:r>
      <w:proofErr w:type="spellEnd"/>
      <w:r w:rsidR="00417AD7" w:rsidRPr="00361829">
        <w:rPr>
          <w:sz w:val="20"/>
          <w:szCs w:val="20"/>
        </w:rPr>
        <w:t xml:space="preserve"> è composta da una serie di </w:t>
      </w:r>
      <w:r w:rsidR="00215FB4" w:rsidRPr="00361829">
        <w:rPr>
          <w:sz w:val="20"/>
          <w:szCs w:val="20"/>
        </w:rPr>
        <w:t>pagine,</w:t>
      </w:r>
      <w:r w:rsidR="00417AD7" w:rsidRPr="00361829">
        <w:rPr>
          <w:sz w:val="20"/>
          <w:szCs w:val="20"/>
        </w:rPr>
        <w:t xml:space="preserve"> fra cui l'utente deve navigare per inviare i dati al cloud. La pagina iniziale è quella che si occupa di scannerizzare i dintorni per rilevare dispositivi disponibili e di connettersi ad essi tramite dei pulsanti. Nel momento in cui siamo connessi ad Arduino veniamo portati alla "</w:t>
      </w:r>
      <w:proofErr w:type="spellStart"/>
      <w:r w:rsidR="00417AD7" w:rsidRPr="00361829">
        <w:rPr>
          <w:sz w:val="20"/>
          <w:szCs w:val="20"/>
        </w:rPr>
        <w:t>uploading</w:t>
      </w:r>
      <w:proofErr w:type="spellEnd"/>
      <w:r w:rsidR="00417AD7" w:rsidRPr="00361829">
        <w:rPr>
          <w:sz w:val="20"/>
          <w:szCs w:val="20"/>
        </w:rPr>
        <w:t xml:space="preserve"> page" con le seguenti sezioni:</w:t>
      </w:r>
    </w:p>
    <w:p w14:paraId="16A7D832" w14:textId="77777777" w:rsidR="00C02423" w:rsidRDefault="00C02423" w:rsidP="006115FA">
      <w:pPr>
        <w:pStyle w:val="Paragrafoelenco"/>
        <w:tabs>
          <w:tab w:val="left" w:pos="4044"/>
        </w:tabs>
        <w:spacing w:line="240" w:lineRule="auto"/>
        <w:ind w:left="227" w:right="227"/>
        <w:jc w:val="center"/>
        <w:rPr>
          <w:i/>
          <w:iCs/>
          <w:sz w:val="18"/>
          <w:szCs w:val="18"/>
        </w:rPr>
      </w:pPr>
    </w:p>
    <w:p w14:paraId="23D57106" w14:textId="211DFE0C" w:rsidR="00CF253D" w:rsidRDefault="00CF253D" w:rsidP="006115FA">
      <w:pPr>
        <w:pStyle w:val="Paragrafoelenco"/>
        <w:tabs>
          <w:tab w:val="left" w:pos="4044"/>
        </w:tabs>
        <w:spacing w:line="240" w:lineRule="auto"/>
        <w:ind w:left="227" w:right="227"/>
        <w:jc w:val="center"/>
        <w:rPr>
          <w:i/>
          <w:iCs/>
          <w:sz w:val="18"/>
          <w:szCs w:val="18"/>
        </w:rPr>
      </w:pPr>
      <w:r w:rsidRPr="00CF253D">
        <w:rPr>
          <w:i/>
          <w:iCs/>
          <w:sz w:val="18"/>
          <w:szCs w:val="18"/>
        </w:rPr>
        <w:t>User Interface</w:t>
      </w:r>
    </w:p>
    <w:p w14:paraId="4EAB371C" w14:textId="77777777" w:rsidR="00C02423" w:rsidRPr="00CF253D" w:rsidRDefault="00C02423" w:rsidP="006115FA">
      <w:pPr>
        <w:pStyle w:val="Paragrafoelenco"/>
        <w:tabs>
          <w:tab w:val="left" w:pos="4044"/>
        </w:tabs>
        <w:spacing w:line="240" w:lineRule="auto"/>
        <w:ind w:left="227" w:right="227"/>
        <w:jc w:val="center"/>
        <w:rPr>
          <w:i/>
          <w:iCs/>
          <w:sz w:val="18"/>
          <w:szCs w:val="18"/>
        </w:rPr>
      </w:pPr>
    </w:p>
    <w:p w14:paraId="01CB15CC" w14:textId="70E1DC83" w:rsidR="00417AD7" w:rsidRPr="000D7B53" w:rsidRDefault="00417AD7" w:rsidP="000D7B53">
      <w:pPr>
        <w:pStyle w:val="Paragrafoelenco"/>
        <w:numPr>
          <w:ilvl w:val="0"/>
          <w:numId w:val="24"/>
        </w:numPr>
        <w:tabs>
          <w:tab w:val="left" w:pos="4044"/>
        </w:tabs>
        <w:spacing w:line="240" w:lineRule="auto"/>
        <w:ind w:right="227"/>
        <w:jc w:val="both"/>
        <w:rPr>
          <w:sz w:val="20"/>
          <w:szCs w:val="20"/>
        </w:rPr>
      </w:pPr>
      <w:proofErr w:type="spellStart"/>
      <w:r w:rsidRPr="000D7B53">
        <w:rPr>
          <w:sz w:val="20"/>
          <w:szCs w:val="20"/>
        </w:rPr>
        <w:t>Choose</w:t>
      </w:r>
      <w:proofErr w:type="spellEnd"/>
      <w:r w:rsidRPr="000D7B53">
        <w:rPr>
          <w:sz w:val="20"/>
          <w:szCs w:val="20"/>
        </w:rPr>
        <w:t xml:space="preserve"> Activity: è la sezione dove possiamo scegliere lo sport di cui stiamo facendo misure. In questo caso "Martial </w:t>
      </w:r>
      <w:proofErr w:type="spellStart"/>
      <w:r w:rsidRPr="000D7B53">
        <w:rPr>
          <w:sz w:val="20"/>
          <w:szCs w:val="20"/>
        </w:rPr>
        <w:t>Arts</w:t>
      </w:r>
      <w:proofErr w:type="spellEnd"/>
      <w:r w:rsidRPr="000D7B53">
        <w:rPr>
          <w:sz w:val="20"/>
          <w:szCs w:val="20"/>
        </w:rPr>
        <w:t>"</w:t>
      </w:r>
    </w:p>
    <w:p w14:paraId="023DEF06" w14:textId="7560D49D" w:rsidR="00417AD7" w:rsidRPr="000D7B53" w:rsidRDefault="00417AD7" w:rsidP="000D7B53">
      <w:pPr>
        <w:pStyle w:val="Paragrafoelenco"/>
        <w:numPr>
          <w:ilvl w:val="0"/>
          <w:numId w:val="24"/>
        </w:numPr>
        <w:tabs>
          <w:tab w:val="left" w:pos="4044"/>
        </w:tabs>
        <w:spacing w:line="240" w:lineRule="auto"/>
        <w:ind w:right="227"/>
        <w:jc w:val="both"/>
        <w:rPr>
          <w:sz w:val="20"/>
          <w:szCs w:val="20"/>
        </w:rPr>
      </w:pPr>
      <w:proofErr w:type="spellStart"/>
      <w:r w:rsidRPr="000D7B53">
        <w:rPr>
          <w:sz w:val="20"/>
          <w:szCs w:val="20"/>
        </w:rPr>
        <w:t>Choose</w:t>
      </w:r>
      <w:proofErr w:type="spellEnd"/>
      <w:r w:rsidRPr="000D7B53">
        <w:rPr>
          <w:sz w:val="20"/>
          <w:szCs w:val="20"/>
        </w:rPr>
        <w:t xml:space="preserve"> Action: in questa sezione selezioniamo l'azione di cui stiamo facendo la misura (per esempio Jab, Cross, </w:t>
      </w:r>
      <w:proofErr w:type="gramStart"/>
      <w:r w:rsidRPr="000D7B53">
        <w:rPr>
          <w:sz w:val="20"/>
          <w:szCs w:val="20"/>
        </w:rPr>
        <w:t>ecc...</w:t>
      </w:r>
      <w:proofErr w:type="gramEnd"/>
      <w:r w:rsidRPr="000D7B53">
        <w:rPr>
          <w:sz w:val="20"/>
          <w:szCs w:val="20"/>
        </w:rPr>
        <w:t>)</w:t>
      </w:r>
      <w:r w:rsidR="00C65847" w:rsidRPr="000D7B53">
        <w:rPr>
          <w:sz w:val="20"/>
          <w:szCs w:val="20"/>
        </w:rPr>
        <w:t>. Questo diventerà il TAG della misura</w:t>
      </w:r>
    </w:p>
    <w:p w14:paraId="6FD1C469" w14:textId="0EFA6038" w:rsidR="00417AD7" w:rsidRPr="000D7B53" w:rsidRDefault="00417AD7" w:rsidP="000D7B53">
      <w:pPr>
        <w:pStyle w:val="Paragrafoelenco"/>
        <w:numPr>
          <w:ilvl w:val="0"/>
          <w:numId w:val="24"/>
        </w:numPr>
        <w:tabs>
          <w:tab w:val="left" w:pos="4044"/>
        </w:tabs>
        <w:spacing w:line="240" w:lineRule="auto"/>
        <w:ind w:right="227"/>
        <w:jc w:val="both"/>
        <w:rPr>
          <w:sz w:val="20"/>
          <w:szCs w:val="20"/>
        </w:rPr>
      </w:pPr>
      <w:proofErr w:type="spellStart"/>
      <w:r w:rsidRPr="000D7B53">
        <w:rPr>
          <w:sz w:val="20"/>
          <w:szCs w:val="20"/>
        </w:rPr>
        <w:t>Insert</w:t>
      </w:r>
      <w:proofErr w:type="spellEnd"/>
      <w:r w:rsidRPr="000D7B53">
        <w:rPr>
          <w:sz w:val="20"/>
          <w:szCs w:val="20"/>
        </w:rPr>
        <w:t xml:space="preserve"> name </w:t>
      </w:r>
      <w:r w:rsidR="00C65847" w:rsidRPr="000D7B53">
        <w:rPr>
          <w:sz w:val="20"/>
          <w:szCs w:val="20"/>
        </w:rPr>
        <w:t>of</w:t>
      </w:r>
      <w:r w:rsidRPr="000D7B53">
        <w:rPr>
          <w:sz w:val="20"/>
          <w:szCs w:val="20"/>
        </w:rPr>
        <w:t xml:space="preserve"> the </w:t>
      </w:r>
      <w:proofErr w:type="spellStart"/>
      <w:r w:rsidRPr="000D7B53">
        <w:rPr>
          <w:sz w:val="20"/>
          <w:szCs w:val="20"/>
        </w:rPr>
        <w:t>measurement</w:t>
      </w:r>
      <w:proofErr w:type="spellEnd"/>
      <w:r w:rsidRPr="000D7B53">
        <w:rPr>
          <w:sz w:val="20"/>
          <w:szCs w:val="20"/>
        </w:rPr>
        <w:t xml:space="preserve">: sezione dove viene inserito il nome della misura, essenziale per </w:t>
      </w:r>
      <w:r w:rsidR="00C65847" w:rsidRPr="000D7B53">
        <w:rPr>
          <w:sz w:val="20"/>
          <w:szCs w:val="20"/>
        </w:rPr>
        <w:t>essere salvata correttamente nel database e successivamente recuperarla.</w:t>
      </w:r>
    </w:p>
    <w:p w14:paraId="683834E4" w14:textId="3649F773" w:rsidR="00417AD7" w:rsidRPr="000D7B53" w:rsidRDefault="00417AD7" w:rsidP="000D7B53">
      <w:pPr>
        <w:pStyle w:val="Paragrafoelenco"/>
        <w:numPr>
          <w:ilvl w:val="0"/>
          <w:numId w:val="24"/>
        </w:numPr>
        <w:tabs>
          <w:tab w:val="left" w:pos="4044"/>
        </w:tabs>
        <w:spacing w:line="240" w:lineRule="auto"/>
        <w:ind w:right="227"/>
        <w:jc w:val="both"/>
        <w:rPr>
          <w:sz w:val="20"/>
          <w:szCs w:val="20"/>
        </w:rPr>
      </w:pPr>
      <w:r w:rsidRPr="000D7B53">
        <w:rPr>
          <w:sz w:val="20"/>
          <w:szCs w:val="20"/>
        </w:rPr>
        <w:t xml:space="preserve">Select options: sezione dove selezioniamo il sensore da cui provengono i dati (IMU, Environment o </w:t>
      </w:r>
      <w:proofErr w:type="spellStart"/>
      <w:r w:rsidRPr="000D7B53">
        <w:rPr>
          <w:sz w:val="20"/>
          <w:szCs w:val="20"/>
        </w:rPr>
        <w:t>Orientation</w:t>
      </w:r>
      <w:proofErr w:type="spellEnd"/>
      <w:r w:rsidRPr="000D7B53">
        <w:rPr>
          <w:sz w:val="20"/>
          <w:szCs w:val="20"/>
        </w:rPr>
        <w:t>). Nel nostro caso verrà selezionato solo IMU</w:t>
      </w:r>
      <w:r w:rsidR="00C65847" w:rsidRPr="000D7B53">
        <w:rPr>
          <w:sz w:val="20"/>
          <w:szCs w:val="20"/>
        </w:rPr>
        <w:t>.</w:t>
      </w:r>
    </w:p>
    <w:p w14:paraId="0F40B4A1" w14:textId="2E1251D7" w:rsidR="00215FB4" w:rsidRPr="00215FB4" w:rsidRDefault="00215FB4" w:rsidP="006115FA">
      <w:pPr>
        <w:tabs>
          <w:tab w:val="left" w:pos="4044"/>
        </w:tabs>
        <w:spacing w:line="240" w:lineRule="auto"/>
        <w:ind w:left="227" w:right="227"/>
        <w:jc w:val="both"/>
        <w:rPr>
          <w:sz w:val="20"/>
          <w:szCs w:val="20"/>
        </w:rPr>
      </w:pPr>
    </w:p>
    <w:p w14:paraId="434BCDEA" w14:textId="77777777" w:rsidR="00F63931" w:rsidRDefault="00F63931" w:rsidP="006115FA">
      <w:pPr>
        <w:spacing w:line="240" w:lineRule="auto"/>
        <w:ind w:left="227" w:right="227"/>
        <w:jc w:val="both"/>
        <w:rPr>
          <w:b/>
          <w:bCs/>
          <w:sz w:val="28"/>
          <w:szCs w:val="28"/>
        </w:rPr>
      </w:pPr>
    </w:p>
    <w:p w14:paraId="2D9409D0" w14:textId="77777777" w:rsidR="00C02423" w:rsidRDefault="00C02423" w:rsidP="008F5BE0">
      <w:pPr>
        <w:spacing w:line="240" w:lineRule="auto"/>
        <w:ind w:right="227" w:firstLine="227"/>
        <w:jc w:val="both"/>
        <w:rPr>
          <w:b/>
          <w:bCs/>
          <w:sz w:val="28"/>
          <w:szCs w:val="28"/>
        </w:rPr>
      </w:pPr>
    </w:p>
    <w:p w14:paraId="4DFD1FFC" w14:textId="77777777" w:rsidR="00C02423" w:rsidRDefault="00C02423" w:rsidP="008F5BE0">
      <w:pPr>
        <w:spacing w:line="240" w:lineRule="auto"/>
        <w:ind w:right="227" w:firstLine="227"/>
        <w:jc w:val="both"/>
        <w:rPr>
          <w:b/>
          <w:bCs/>
          <w:sz w:val="28"/>
          <w:szCs w:val="28"/>
        </w:rPr>
      </w:pPr>
    </w:p>
    <w:p w14:paraId="3EC8AC7B" w14:textId="77777777" w:rsidR="00C02423" w:rsidRDefault="00C02423" w:rsidP="008F5BE0">
      <w:pPr>
        <w:spacing w:line="240" w:lineRule="auto"/>
        <w:ind w:right="227" w:firstLine="227"/>
        <w:jc w:val="both"/>
        <w:rPr>
          <w:b/>
          <w:bCs/>
          <w:sz w:val="28"/>
          <w:szCs w:val="28"/>
        </w:rPr>
      </w:pPr>
    </w:p>
    <w:p w14:paraId="5D71D71E" w14:textId="77777777" w:rsidR="00C02423" w:rsidRDefault="00C02423" w:rsidP="008F5BE0">
      <w:pPr>
        <w:spacing w:line="240" w:lineRule="auto"/>
        <w:ind w:right="227" w:firstLine="227"/>
        <w:jc w:val="both"/>
        <w:rPr>
          <w:b/>
          <w:bCs/>
          <w:sz w:val="28"/>
          <w:szCs w:val="28"/>
        </w:rPr>
      </w:pPr>
    </w:p>
    <w:p w14:paraId="57524371" w14:textId="77777777" w:rsidR="00C02423" w:rsidRDefault="00C02423" w:rsidP="008F5BE0">
      <w:pPr>
        <w:spacing w:line="240" w:lineRule="auto"/>
        <w:ind w:right="227" w:firstLine="227"/>
        <w:jc w:val="both"/>
        <w:rPr>
          <w:b/>
          <w:bCs/>
          <w:sz w:val="28"/>
          <w:szCs w:val="28"/>
        </w:rPr>
      </w:pPr>
    </w:p>
    <w:p w14:paraId="2B422288" w14:textId="77777777" w:rsidR="00C02423" w:rsidRDefault="00C02423" w:rsidP="008F5BE0">
      <w:pPr>
        <w:spacing w:line="240" w:lineRule="auto"/>
        <w:ind w:right="227" w:firstLine="227"/>
        <w:jc w:val="both"/>
        <w:rPr>
          <w:b/>
          <w:bCs/>
          <w:sz w:val="28"/>
          <w:szCs w:val="28"/>
        </w:rPr>
      </w:pPr>
    </w:p>
    <w:p w14:paraId="4CA187F9" w14:textId="09F230AD" w:rsidR="00FC7E01" w:rsidRPr="004974A9" w:rsidRDefault="00FC7E01" w:rsidP="008F5BE0">
      <w:pPr>
        <w:spacing w:line="240" w:lineRule="auto"/>
        <w:ind w:right="227" w:firstLine="227"/>
        <w:jc w:val="both"/>
        <w:rPr>
          <w:b/>
          <w:bCs/>
          <w:sz w:val="28"/>
          <w:szCs w:val="28"/>
        </w:rPr>
      </w:pPr>
      <w:r w:rsidRPr="004974A9">
        <w:rPr>
          <w:b/>
          <w:bCs/>
          <w:sz w:val="28"/>
          <w:szCs w:val="28"/>
        </w:rPr>
        <w:t>2.5 Creazione del Dataset</w:t>
      </w:r>
    </w:p>
    <w:p w14:paraId="38D573E6" w14:textId="2C00A2FD" w:rsidR="00F63931" w:rsidRDefault="00EA7993" w:rsidP="00F63931">
      <w:pPr>
        <w:spacing w:line="240" w:lineRule="auto"/>
        <w:ind w:left="227" w:right="227"/>
        <w:jc w:val="both"/>
        <w:rPr>
          <w:sz w:val="20"/>
          <w:szCs w:val="20"/>
        </w:rPr>
      </w:pPr>
      <w:r w:rsidRPr="00215FB4">
        <w:rPr>
          <w:i/>
          <w:iCs/>
          <w:noProof/>
          <w:sz w:val="18"/>
          <w:szCs w:val="18"/>
        </w:rPr>
        <w:drawing>
          <wp:anchor distT="0" distB="0" distL="114300" distR="114300" simplePos="0" relativeHeight="251668480" behindDoc="0" locked="0" layoutInCell="1" allowOverlap="1" wp14:anchorId="1FA9CB61" wp14:editId="7CA69711">
            <wp:simplePos x="0" y="0"/>
            <wp:positionH relativeFrom="margin">
              <wp:align>center</wp:align>
            </wp:positionH>
            <wp:positionV relativeFrom="paragraph">
              <wp:posOffset>521335</wp:posOffset>
            </wp:positionV>
            <wp:extent cx="3867150" cy="1552575"/>
            <wp:effectExtent l="0" t="0" r="0" b="9525"/>
            <wp:wrapTopAndBottom/>
            <wp:docPr id="130162801" name="Immagine 1" descr="Immagine che contiene cinturino, fermaglio, Fibbia, tessu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801" name="Immagine 1" descr="Immagine che contiene cinturino, fermaglio, Fibbia, tessu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7150" cy="1552575"/>
                    </a:xfrm>
                    <a:prstGeom prst="rect">
                      <a:avLst/>
                    </a:prstGeom>
                  </pic:spPr>
                </pic:pic>
              </a:graphicData>
            </a:graphic>
            <wp14:sizeRelH relativeFrom="margin">
              <wp14:pctWidth>0</wp14:pctWidth>
            </wp14:sizeRelH>
            <wp14:sizeRelV relativeFrom="margin">
              <wp14:pctHeight>0</wp14:pctHeight>
            </wp14:sizeRelV>
          </wp:anchor>
        </w:drawing>
      </w:r>
      <w:r w:rsidR="00FC7E01" w:rsidRPr="00361829">
        <w:rPr>
          <w:sz w:val="20"/>
          <w:szCs w:val="20"/>
        </w:rPr>
        <w:t>Una volta completato lo sviluppo della parte software e hardware il codice viene caricato sul microcontrollore</w:t>
      </w:r>
      <w:r w:rsidR="004974A9">
        <w:rPr>
          <w:sz w:val="20"/>
          <w:szCs w:val="20"/>
        </w:rPr>
        <w:t xml:space="preserve"> e</w:t>
      </w:r>
      <w:r w:rsidR="00FC7E01" w:rsidRPr="00361829">
        <w:rPr>
          <w:sz w:val="20"/>
          <w:szCs w:val="20"/>
        </w:rPr>
        <w:t xml:space="preserve"> </w:t>
      </w:r>
      <w:r w:rsidR="004974A9">
        <w:rPr>
          <w:sz w:val="20"/>
          <w:szCs w:val="20"/>
        </w:rPr>
        <w:t>A</w:t>
      </w:r>
      <w:r w:rsidR="00FC7E01" w:rsidRPr="00361829">
        <w:rPr>
          <w:sz w:val="20"/>
          <w:szCs w:val="20"/>
        </w:rPr>
        <w:t>rduino viene poi posizionato sull’atleta all’altezza della cintura come mostrato in figura</w:t>
      </w:r>
      <w:r w:rsidR="00FC7E01">
        <w:rPr>
          <w:sz w:val="20"/>
          <w:szCs w:val="20"/>
        </w:rPr>
        <w:t>:</w:t>
      </w:r>
    </w:p>
    <w:p w14:paraId="2339B26B" w14:textId="651D317E" w:rsidR="00F63931" w:rsidRDefault="00F63931" w:rsidP="00F63931">
      <w:pPr>
        <w:spacing w:line="240" w:lineRule="auto"/>
        <w:ind w:left="227" w:right="227"/>
        <w:jc w:val="both"/>
        <w:rPr>
          <w:i/>
          <w:iCs/>
          <w:sz w:val="18"/>
          <w:szCs w:val="18"/>
        </w:rPr>
      </w:pPr>
    </w:p>
    <w:p w14:paraId="0160C0AC" w14:textId="740C23D5" w:rsidR="00417AD7" w:rsidRPr="00F63931" w:rsidRDefault="00215FB4" w:rsidP="00F63931">
      <w:pPr>
        <w:spacing w:line="240" w:lineRule="auto"/>
        <w:ind w:left="227" w:right="227"/>
        <w:jc w:val="center"/>
        <w:rPr>
          <w:sz w:val="20"/>
          <w:szCs w:val="20"/>
        </w:rPr>
      </w:pPr>
      <w:r w:rsidRPr="00215FB4">
        <w:rPr>
          <w:i/>
          <w:iCs/>
          <w:sz w:val="18"/>
          <w:szCs w:val="18"/>
        </w:rPr>
        <w:t>Posizione della scheda sull’atleta</w:t>
      </w:r>
    </w:p>
    <w:p w14:paraId="7260EEF3" w14:textId="2D59570C" w:rsidR="00215FB4" w:rsidRDefault="00215FB4" w:rsidP="006115FA">
      <w:pPr>
        <w:tabs>
          <w:tab w:val="left" w:pos="1464"/>
        </w:tabs>
        <w:spacing w:line="240" w:lineRule="auto"/>
        <w:ind w:left="227" w:right="227"/>
        <w:jc w:val="both"/>
        <w:rPr>
          <w:sz w:val="20"/>
          <w:szCs w:val="20"/>
        </w:rPr>
      </w:pPr>
    </w:p>
    <w:p w14:paraId="6815E2FF" w14:textId="7AD9034F" w:rsidR="004974A9" w:rsidRDefault="004974A9" w:rsidP="006115FA">
      <w:pPr>
        <w:tabs>
          <w:tab w:val="left" w:pos="1464"/>
        </w:tabs>
        <w:spacing w:line="240" w:lineRule="auto"/>
        <w:ind w:left="227" w:right="227"/>
        <w:jc w:val="both"/>
        <w:rPr>
          <w:sz w:val="20"/>
          <w:szCs w:val="20"/>
        </w:rPr>
      </w:pPr>
      <w:r>
        <w:rPr>
          <w:sz w:val="20"/>
          <w:szCs w:val="20"/>
        </w:rPr>
        <w:t xml:space="preserve">Una volta caricato il codice e posizionata la scheda si passa alla parte di registrazione del dataset dove l’atleta dovrà compiere ogni movimento per almeno 50 ripetizioni utilizzando l’applicazione smartphone per specificare (nel momento dell’invio) quale movimento è stato fatto, il nome con cui verrà salvato su </w:t>
      </w:r>
      <w:proofErr w:type="spellStart"/>
      <w:r>
        <w:rPr>
          <w:sz w:val="20"/>
          <w:szCs w:val="20"/>
        </w:rPr>
        <w:t>Measurify</w:t>
      </w:r>
      <w:proofErr w:type="spellEnd"/>
      <w:r>
        <w:rPr>
          <w:sz w:val="20"/>
          <w:szCs w:val="20"/>
        </w:rPr>
        <w:t xml:space="preserve"> e quale delle caratteristiche viene utilizzata (nel nostro caso IMU).</w:t>
      </w:r>
    </w:p>
    <w:p w14:paraId="6F5175A0" w14:textId="071E55D7" w:rsidR="00417AD7" w:rsidRPr="00361829" w:rsidRDefault="009F7727" w:rsidP="006115FA">
      <w:pPr>
        <w:tabs>
          <w:tab w:val="left" w:pos="1464"/>
        </w:tabs>
        <w:spacing w:line="240" w:lineRule="auto"/>
        <w:ind w:left="227" w:right="227"/>
        <w:jc w:val="both"/>
        <w:rPr>
          <w:sz w:val="20"/>
          <w:szCs w:val="20"/>
        </w:rPr>
      </w:pPr>
      <w:r>
        <w:rPr>
          <w:noProof/>
        </w:rPr>
        <w:drawing>
          <wp:anchor distT="0" distB="0" distL="114300" distR="114300" simplePos="0" relativeHeight="251681792" behindDoc="0" locked="0" layoutInCell="1" allowOverlap="1" wp14:anchorId="5E33CAF1" wp14:editId="57F58B74">
            <wp:simplePos x="0" y="0"/>
            <wp:positionH relativeFrom="column">
              <wp:posOffset>994834</wp:posOffset>
            </wp:positionH>
            <wp:positionV relativeFrom="paragraph">
              <wp:posOffset>782955</wp:posOffset>
            </wp:positionV>
            <wp:extent cx="4116506" cy="829733"/>
            <wp:effectExtent l="0" t="0" r="0" b="8890"/>
            <wp:wrapTopAndBottom/>
            <wp:docPr id="758095121" name="Immagine 1" descr="Immagine che contiene testo, Carattere, schermata,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5121" name="Immagine 1" descr="Immagine che contiene testo, Carattere, schermata, biglietto da visi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116506" cy="829733"/>
                    </a:xfrm>
                    <a:prstGeom prst="rect">
                      <a:avLst/>
                    </a:prstGeom>
                  </pic:spPr>
                </pic:pic>
              </a:graphicData>
            </a:graphic>
          </wp:anchor>
        </w:drawing>
      </w:r>
      <w:r w:rsidR="00417AD7" w:rsidRPr="00361829">
        <w:rPr>
          <w:sz w:val="20"/>
          <w:szCs w:val="20"/>
        </w:rPr>
        <w:t>Nel momento in cui</w:t>
      </w:r>
      <w:r w:rsidR="004974A9">
        <w:rPr>
          <w:sz w:val="20"/>
          <w:szCs w:val="20"/>
        </w:rPr>
        <w:t xml:space="preserve"> comincia la misura</w:t>
      </w:r>
      <w:r w:rsidR="00417AD7" w:rsidRPr="00361829">
        <w:rPr>
          <w:sz w:val="20"/>
          <w:szCs w:val="20"/>
        </w:rPr>
        <w:t xml:space="preserve"> d</w:t>
      </w:r>
      <w:r w:rsidR="004974A9">
        <w:rPr>
          <w:sz w:val="20"/>
          <w:szCs w:val="20"/>
        </w:rPr>
        <w:t>e</w:t>
      </w:r>
      <w:r w:rsidR="00417AD7" w:rsidRPr="00361829">
        <w:rPr>
          <w:sz w:val="20"/>
          <w:szCs w:val="20"/>
        </w:rPr>
        <w:t>i dati vediamo in fondo alla pagina il valore di "</w:t>
      </w:r>
      <w:proofErr w:type="spellStart"/>
      <w:r w:rsidR="00417AD7" w:rsidRPr="00361829">
        <w:rPr>
          <w:sz w:val="20"/>
          <w:szCs w:val="20"/>
        </w:rPr>
        <w:t>values</w:t>
      </w:r>
      <w:proofErr w:type="spellEnd"/>
      <w:r w:rsidR="00417AD7" w:rsidRPr="00361829">
        <w:rPr>
          <w:sz w:val="20"/>
          <w:szCs w:val="20"/>
        </w:rPr>
        <w:t>" aumentare</w:t>
      </w:r>
      <w:r w:rsidR="003B1C94">
        <w:rPr>
          <w:sz w:val="20"/>
          <w:szCs w:val="20"/>
        </w:rPr>
        <w:t xml:space="preserve"> </w:t>
      </w:r>
      <w:r w:rsidR="001C244B" w:rsidRPr="00361829">
        <w:rPr>
          <w:sz w:val="20"/>
          <w:szCs w:val="20"/>
        </w:rPr>
        <w:t>e, completato il movimento,</w:t>
      </w:r>
      <w:r w:rsidR="004974A9">
        <w:rPr>
          <w:sz w:val="20"/>
          <w:szCs w:val="20"/>
        </w:rPr>
        <w:t xml:space="preserve"> è necessario aspettare</w:t>
      </w:r>
      <w:r w:rsidR="00417AD7" w:rsidRPr="00361829">
        <w:rPr>
          <w:sz w:val="20"/>
          <w:szCs w:val="20"/>
        </w:rPr>
        <w:t xml:space="preserve"> </w:t>
      </w:r>
      <w:r>
        <w:rPr>
          <w:sz w:val="20"/>
          <w:szCs w:val="20"/>
        </w:rPr>
        <w:t xml:space="preserve">per pochi istanti </w:t>
      </w:r>
      <w:r w:rsidR="00417AD7" w:rsidRPr="00361829">
        <w:rPr>
          <w:sz w:val="20"/>
          <w:szCs w:val="20"/>
        </w:rPr>
        <w:t>il feedback che l'invio sia avvenuto correttamente</w:t>
      </w:r>
      <w:r w:rsidR="004974A9">
        <w:rPr>
          <w:sz w:val="20"/>
          <w:szCs w:val="20"/>
        </w:rPr>
        <w:t xml:space="preserve"> per evitare che l’invio di più misure contemporaneamente causi una sovra </w:t>
      </w:r>
      <w:r>
        <w:rPr>
          <w:sz w:val="20"/>
          <w:szCs w:val="20"/>
        </w:rPr>
        <w:t>scrittura</w:t>
      </w:r>
      <w:r w:rsidR="004974A9">
        <w:rPr>
          <w:sz w:val="20"/>
          <w:szCs w:val="20"/>
        </w:rPr>
        <w:t xml:space="preserve"> di una sull’altra</w:t>
      </w:r>
      <w:r w:rsidR="00417AD7" w:rsidRPr="00361829">
        <w:rPr>
          <w:sz w:val="20"/>
          <w:szCs w:val="20"/>
        </w:rPr>
        <w:t>.</w:t>
      </w:r>
    </w:p>
    <w:p w14:paraId="5E987E15" w14:textId="312582F9" w:rsidR="00417AD7" w:rsidRPr="00417AD7" w:rsidRDefault="00417AD7" w:rsidP="006115FA">
      <w:pPr>
        <w:tabs>
          <w:tab w:val="left" w:pos="1464"/>
        </w:tabs>
        <w:spacing w:line="240" w:lineRule="auto"/>
        <w:ind w:left="227" w:right="227"/>
        <w:jc w:val="both"/>
      </w:pPr>
    </w:p>
    <w:p w14:paraId="115E5FE0" w14:textId="23F0FF9B" w:rsidR="00215FB4" w:rsidRPr="00215FB4" w:rsidRDefault="00215FB4" w:rsidP="000D7B53">
      <w:pPr>
        <w:spacing w:line="240" w:lineRule="auto"/>
        <w:ind w:left="227" w:right="227"/>
        <w:jc w:val="center"/>
        <w:rPr>
          <w:i/>
          <w:iCs/>
          <w:sz w:val="18"/>
          <w:szCs w:val="18"/>
        </w:rPr>
      </w:pPr>
      <w:r w:rsidRPr="00215FB4">
        <w:rPr>
          <w:i/>
          <w:iCs/>
          <w:sz w:val="18"/>
          <w:szCs w:val="18"/>
        </w:rPr>
        <w:t>Messaggio di feedback ricevuto dall’applicazione</w:t>
      </w:r>
    </w:p>
    <w:p w14:paraId="3EF362B4" w14:textId="77777777" w:rsidR="00215FB4" w:rsidRDefault="00215FB4" w:rsidP="006115FA">
      <w:pPr>
        <w:spacing w:line="240" w:lineRule="auto"/>
        <w:ind w:left="227" w:right="227"/>
        <w:jc w:val="both"/>
        <w:rPr>
          <w:sz w:val="20"/>
          <w:szCs w:val="20"/>
        </w:rPr>
      </w:pPr>
    </w:p>
    <w:p w14:paraId="49649DFD" w14:textId="1A1E5F5F" w:rsidR="00417AD7" w:rsidRDefault="004974A9" w:rsidP="006115FA">
      <w:pPr>
        <w:spacing w:line="240" w:lineRule="auto"/>
        <w:ind w:left="227" w:right="227"/>
        <w:jc w:val="both"/>
        <w:rPr>
          <w:sz w:val="20"/>
          <w:szCs w:val="20"/>
        </w:rPr>
      </w:pPr>
      <w:r>
        <w:rPr>
          <w:sz w:val="20"/>
          <w:szCs w:val="20"/>
        </w:rPr>
        <w:t xml:space="preserve">Una volta ricevuto il messaggio rappresentato in figura </w:t>
      </w:r>
      <w:r w:rsidR="00417AD7" w:rsidRPr="00361829">
        <w:rPr>
          <w:sz w:val="20"/>
          <w:szCs w:val="20"/>
        </w:rPr>
        <w:t>si può iniziare una nuova misurazione senza rischiare che ci siano errori nell’invio di dati</w:t>
      </w:r>
      <w:r w:rsidR="003B1C94">
        <w:rPr>
          <w:sz w:val="20"/>
          <w:szCs w:val="20"/>
        </w:rPr>
        <w:t>.</w:t>
      </w:r>
    </w:p>
    <w:p w14:paraId="455BACAF" w14:textId="183D7772" w:rsidR="00D2598F" w:rsidRDefault="00D2598F" w:rsidP="006115FA">
      <w:pPr>
        <w:spacing w:line="240" w:lineRule="auto"/>
        <w:ind w:left="227" w:right="227"/>
        <w:jc w:val="both"/>
        <w:rPr>
          <w:sz w:val="20"/>
          <w:szCs w:val="20"/>
        </w:rPr>
      </w:pPr>
    </w:p>
    <w:p w14:paraId="138E3F63" w14:textId="2B93A88A" w:rsidR="00F45AB1" w:rsidRDefault="00D2598F" w:rsidP="00D2598F">
      <w:pPr>
        <w:spacing w:line="240" w:lineRule="auto"/>
        <w:ind w:left="227" w:right="227"/>
        <w:jc w:val="both"/>
        <w:rPr>
          <w:sz w:val="20"/>
          <w:szCs w:val="20"/>
        </w:rPr>
      </w:pPr>
      <w:r w:rsidRPr="00E72DA5">
        <w:rPr>
          <w:noProof/>
          <w:sz w:val="20"/>
          <w:szCs w:val="20"/>
        </w:rPr>
        <w:lastRenderedPageBreak/>
        <w:drawing>
          <wp:anchor distT="0" distB="0" distL="114300" distR="114300" simplePos="0" relativeHeight="251688960" behindDoc="0" locked="0" layoutInCell="1" allowOverlap="1" wp14:anchorId="3FB7911A" wp14:editId="5AB58122">
            <wp:simplePos x="0" y="0"/>
            <wp:positionH relativeFrom="margin">
              <wp:align>center</wp:align>
            </wp:positionH>
            <wp:positionV relativeFrom="paragraph">
              <wp:posOffset>550291</wp:posOffset>
            </wp:positionV>
            <wp:extent cx="2994660" cy="4495165"/>
            <wp:effectExtent l="0" t="0" r="0" b="635"/>
            <wp:wrapTopAndBottom/>
            <wp:docPr id="657203604"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3604" name="Immagine 1" descr="Immagine che contiene testo, schermata, numero, softwa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94660" cy="4495165"/>
                    </a:xfrm>
                    <a:prstGeom prst="rect">
                      <a:avLst/>
                    </a:prstGeom>
                  </pic:spPr>
                </pic:pic>
              </a:graphicData>
            </a:graphic>
            <wp14:sizeRelH relativeFrom="margin">
              <wp14:pctWidth>0</wp14:pctWidth>
            </wp14:sizeRelH>
            <wp14:sizeRelV relativeFrom="margin">
              <wp14:pctHeight>0</wp14:pctHeight>
            </wp14:sizeRelV>
          </wp:anchor>
        </w:drawing>
      </w:r>
      <w:r w:rsidR="00F45AB1">
        <w:rPr>
          <w:sz w:val="20"/>
          <w:szCs w:val="20"/>
        </w:rPr>
        <w:t xml:space="preserve">Per verificare che l’invio a </w:t>
      </w:r>
      <w:proofErr w:type="spellStart"/>
      <w:r w:rsidR="00F45AB1">
        <w:rPr>
          <w:sz w:val="20"/>
          <w:szCs w:val="20"/>
        </w:rPr>
        <w:t>Measurify</w:t>
      </w:r>
      <w:proofErr w:type="spellEnd"/>
      <w:r w:rsidR="00F45AB1">
        <w:rPr>
          <w:sz w:val="20"/>
          <w:szCs w:val="20"/>
        </w:rPr>
        <w:t xml:space="preserve"> sia avvenuto correttamente </w:t>
      </w:r>
      <w:r w:rsidR="0060009C">
        <w:rPr>
          <w:sz w:val="20"/>
          <w:szCs w:val="20"/>
        </w:rPr>
        <w:t xml:space="preserve">si può utilizzare </w:t>
      </w:r>
      <w:proofErr w:type="spellStart"/>
      <w:r w:rsidR="0060009C">
        <w:rPr>
          <w:sz w:val="20"/>
          <w:szCs w:val="20"/>
        </w:rPr>
        <w:t>Postman</w:t>
      </w:r>
      <w:proofErr w:type="spellEnd"/>
      <w:r w:rsidR="0060009C">
        <w:rPr>
          <w:sz w:val="20"/>
          <w:szCs w:val="20"/>
        </w:rPr>
        <w:t xml:space="preserve"> per inviare una chiamata GET al server e controllare le misurazioni salvate al momento:</w:t>
      </w:r>
    </w:p>
    <w:p w14:paraId="5F055559" w14:textId="1279E3F1" w:rsidR="0060009C" w:rsidRPr="00361829" w:rsidRDefault="0060009C" w:rsidP="006115FA">
      <w:pPr>
        <w:spacing w:line="240" w:lineRule="auto"/>
        <w:ind w:left="227" w:right="227"/>
        <w:jc w:val="both"/>
        <w:rPr>
          <w:sz w:val="20"/>
          <w:szCs w:val="20"/>
        </w:rPr>
      </w:pPr>
    </w:p>
    <w:p w14:paraId="0796803F" w14:textId="2C32953A" w:rsidR="00215FB4" w:rsidRPr="00215FB4" w:rsidRDefault="00215FB4" w:rsidP="000D7B53">
      <w:pPr>
        <w:spacing w:line="240" w:lineRule="auto"/>
        <w:ind w:left="227" w:right="227"/>
        <w:jc w:val="center"/>
        <w:rPr>
          <w:i/>
          <w:iCs/>
          <w:sz w:val="18"/>
          <w:szCs w:val="18"/>
        </w:rPr>
      </w:pPr>
      <w:r w:rsidRPr="00215FB4">
        <w:rPr>
          <w:i/>
          <w:iCs/>
          <w:sz w:val="18"/>
          <w:szCs w:val="18"/>
        </w:rPr>
        <w:t>Risposta del server alla chiamata GET</w:t>
      </w:r>
    </w:p>
    <w:p w14:paraId="2F00B34B" w14:textId="4BBAD878" w:rsidR="00215FB4" w:rsidRDefault="00215FB4" w:rsidP="006115FA">
      <w:pPr>
        <w:spacing w:line="240" w:lineRule="auto"/>
        <w:ind w:left="227" w:right="227"/>
        <w:jc w:val="both"/>
        <w:rPr>
          <w:sz w:val="20"/>
          <w:szCs w:val="20"/>
        </w:rPr>
      </w:pPr>
    </w:p>
    <w:p w14:paraId="041234E6" w14:textId="1FF095D9" w:rsidR="0060009C" w:rsidRDefault="00FC7E01" w:rsidP="006115FA">
      <w:pPr>
        <w:spacing w:line="240" w:lineRule="auto"/>
        <w:ind w:left="227" w:right="227"/>
        <w:jc w:val="both"/>
        <w:rPr>
          <w:sz w:val="20"/>
          <w:szCs w:val="20"/>
        </w:rPr>
      </w:pPr>
      <w:r>
        <w:rPr>
          <w:sz w:val="20"/>
          <w:szCs w:val="20"/>
        </w:rPr>
        <w:t xml:space="preserve">Dalla figura vediamo come per ogni misurazione sono salvati certi parametri come i tags (abbiamo il </w:t>
      </w:r>
      <w:proofErr w:type="spellStart"/>
      <w:r>
        <w:rPr>
          <w:sz w:val="20"/>
          <w:szCs w:val="20"/>
        </w:rPr>
        <w:t>tenant</w:t>
      </w:r>
      <w:proofErr w:type="spellEnd"/>
      <w:r>
        <w:rPr>
          <w:sz w:val="20"/>
          <w:szCs w:val="20"/>
        </w:rPr>
        <w:t xml:space="preserve"> “</w:t>
      </w:r>
      <w:proofErr w:type="spellStart"/>
      <w:r>
        <w:rPr>
          <w:sz w:val="20"/>
          <w:szCs w:val="20"/>
        </w:rPr>
        <w:t>Martial_Arts</w:t>
      </w:r>
      <w:proofErr w:type="spellEnd"/>
      <w:r>
        <w:rPr>
          <w:sz w:val="20"/>
          <w:szCs w:val="20"/>
        </w:rPr>
        <w:t xml:space="preserve">” </w:t>
      </w:r>
      <w:r w:rsidR="0045650B">
        <w:rPr>
          <w:sz w:val="20"/>
          <w:szCs w:val="20"/>
        </w:rPr>
        <w:t>e il</w:t>
      </w:r>
      <w:r>
        <w:rPr>
          <w:sz w:val="20"/>
          <w:szCs w:val="20"/>
        </w:rPr>
        <w:t xml:space="preserve"> movimento “</w:t>
      </w:r>
      <w:proofErr w:type="spellStart"/>
      <w:r>
        <w:rPr>
          <w:sz w:val="20"/>
          <w:szCs w:val="20"/>
        </w:rPr>
        <w:t>Left_Hook</w:t>
      </w:r>
      <w:proofErr w:type="spellEnd"/>
      <w:r>
        <w:rPr>
          <w:sz w:val="20"/>
          <w:szCs w:val="20"/>
        </w:rPr>
        <w:t xml:space="preserve">”), id, feature (nel nostro caso viene utilizzata solo la feature IMU) il </w:t>
      </w:r>
      <w:proofErr w:type="gramStart"/>
      <w:r w:rsidR="00F63931">
        <w:rPr>
          <w:sz w:val="20"/>
          <w:szCs w:val="20"/>
        </w:rPr>
        <w:t>device</w:t>
      </w:r>
      <w:proofErr w:type="gramEnd"/>
      <w:r>
        <w:rPr>
          <w:sz w:val="20"/>
          <w:szCs w:val="20"/>
        </w:rPr>
        <w:t xml:space="preserve"> e </w:t>
      </w:r>
      <w:proofErr w:type="spellStart"/>
      <w:r>
        <w:rPr>
          <w:sz w:val="20"/>
          <w:szCs w:val="20"/>
        </w:rPr>
        <w:t>startDate</w:t>
      </w:r>
      <w:proofErr w:type="spellEnd"/>
      <w:r>
        <w:rPr>
          <w:sz w:val="20"/>
          <w:szCs w:val="20"/>
        </w:rPr>
        <w:t xml:space="preserve"> ed </w:t>
      </w:r>
      <w:proofErr w:type="spellStart"/>
      <w:r>
        <w:rPr>
          <w:sz w:val="20"/>
          <w:szCs w:val="20"/>
        </w:rPr>
        <w:t>endDate</w:t>
      </w:r>
      <w:proofErr w:type="spellEnd"/>
      <w:r w:rsidR="00CE0792">
        <w:rPr>
          <w:sz w:val="20"/>
          <w:szCs w:val="20"/>
        </w:rPr>
        <w:t xml:space="preserve">. Queste caratteristiche possono essere usate su </w:t>
      </w:r>
      <w:proofErr w:type="spellStart"/>
      <w:r w:rsidR="00CE0792">
        <w:rPr>
          <w:sz w:val="20"/>
          <w:szCs w:val="20"/>
        </w:rPr>
        <w:t>Postman</w:t>
      </w:r>
      <w:proofErr w:type="spellEnd"/>
      <w:r w:rsidR="00CE0792">
        <w:rPr>
          <w:sz w:val="20"/>
          <w:szCs w:val="20"/>
        </w:rPr>
        <w:t xml:space="preserve"> per fare delle chiamate con dei “filtri” in cui ricevo, per esempio, tutte le misurazioni di un certo movimento.</w:t>
      </w:r>
    </w:p>
    <w:p w14:paraId="186D88EA" w14:textId="46948C8E" w:rsidR="00CE0792" w:rsidRPr="00FC7E01" w:rsidRDefault="00F63931" w:rsidP="006115FA">
      <w:pPr>
        <w:spacing w:line="240" w:lineRule="auto"/>
        <w:ind w:left="227" w:right="227"/>
        <w:jc w:val="both"/>
        <w:rPr>
          <w:sz w:val="20"/>
          <w:szCs w:val="20"/>
        </w:rPr>
      </w:pPr>
      <w:r>
        <w:rPr>
          <w:noProof/>
        </w:rPr>
        <w:lastRenderedPageBreak/>
        <w:drawing>
          <wp:anchor distT="0" distB="0" distL="114300" distR="114300" simplePos="0" relativeHeight="251686912" behindDoc="0" locked="0" layoutInCell="1" allowOverlap="1" wp14:anchorId="185BCEEE" wp14:editId="3C41D862">
            <wp:simplePos x="0" y="0"/>
            <wp:positionH relativeFrom="margin">
              <wp:align>center</wp:align>
            </wp:positionH>
            <wp:positionV relativeFrom="paragraph">
              <wp:posOffset>504507</wp:posOffset>
            </wp:positionV>
            <wp:extent cx="4305935" cy="5066665"/>
            <wp:effectExtent l="0" t="0" r="0" b="635"/>
            <wp:wrapTopAndBottom/>
            <wp:docPr id="649332634" name="Immagine 1" descr="Immagine che contiene testo, diagramma,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2634" name="Immagine 1" descr="Immagine che contiene testo, diagramma, linea, calligrafi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305935" cy="5066665"/>
                    </a:xfrm>
                    <a:prstGeom prst="rect">
                      <a:avLst/>
                    </a:prstGeom>
                  </pic:spPr>
                </pic:pic>
              </a:graphicData>
            </a:graphic>
          </wp:anchor>
        </w:drawing>
      </w:r>
      <w:r w:rsidR="00CE0792">
        <w:rPr>
          <w:sz w:val="20"/>
          <w:szCs w:val="20"/>
        </w:rPr>
        <w:t>Nella prossima immagine possiamo vedere i grafici che si ottengono dai valori dell’accelerazione</w:t>
      </w:r>
      <w:r w:rsidR="009F7727">
        <w:rPr>
          <w:sz w:val="20"/>
          <w:szCs w:val="20"/>
        </w:rPr>
        <w:t xml:space="preserve"> e della velocità angolare</w:t>
      </w:r>
      <w:r w:rsidR="00CE0792">
        <w:rPr>
          <w:sz w:val="20"/>
          <w:szCs w:val="20"/>
        </w:rPr>
        <w:t xml:space="preserve"> che </w:t>
      </w:r>
      <w:r w:rsidR="009F7727">
        <w:rPr>
          <w:sz w:val="20"/>
          <w:szCs w:val="20"/>
        </w:rPr>
        <w:t>sono stati rilevati</w:t>
      </w:r>
      <w:r w:rsidR="00CE0792">
        <w:rPr>
          <w:sz w:val="20"/>
          <w:szCs w:val="20"/>
        </w:rPr>
        <w:t xml:space="preserve"> </w:t>
      </w:r>
      <w:r w:rsidR="009F7727">
        <w:rPr>
          <w:sz w:val="20"/>
          <w:szCs w:val="20"/>
        </w:rPr>
        <w:t>da</w:t>
      </w:r>
      <w:r w:rsidR="00CE0792">
        <w:rPr>
          <w:sz w:val="20"/>
          <w:szCs w:val="20"/>
        </w:rPr>
        <w:t xml:space="preserve">lla scheda </w:t>
      </w:r>
      <w:r w:rsidR="009F7727">
        <w:rPr>
          <w:sz w:val="20"/>
          <w:szCs w:val="20"/>
        </w:rPr>
        <w:t xml:space="preserve">Arduino </w:t>
      </w:r>
      <w:r w:rsidR="00CE0792">
        <w:rPr>
          <w:sz w:val="20"/>
          <w:szCs w:val="20"/>
        </w:rPr>
        <w:t>nel caso di ognuno dei tre movimenti:</w:t>
      </w:r>
    </w:p>
    <w:p w14:paraId="7DB4B1C2" w14:textId="24FE306D" w:rsidR="00215FB4" w:rsidRDefault="00215FB4" w:rsidP="00F63931">
      <w:pPr>
        <w:spacing w:line="240" w:lineRule="auto"/>
        <w:ind w:left="227" w:right="227"/>
        <w:jc w:val="center"/>
        <w:rPr>
          <w:i/>
          <w:iCs/>
          <w:sz w:val="18"/>
          <w:szCs w:val="18"/>
        </w:rPr>
      </w:pPr>
      <w:r w:rsidRPr="00215FB4">
        <w:rPr>
          <w:i/>
          <w:iCs/>
          <w:sz w:val="18"/>
          <w:szCs w:val="18"/>
        </w:rPr>
        <w:t>Grafici corrispondenti ai movimenti</w:t>
      </w:r>
    </w:p>
    <w:p w14:paraId="08B83B43" w14:textId="77777777" w:rsidR="00215FB4" w:rsidRPr="00215FB4" w:rsidRDefault="00215FB4" w:rsidP="006115FA">
      <w:pPr>
        <w:spacing w:line="240" w:lineRule="auto"/>
        <w:ind w:left="227" w:right="227"/>
        <w:jc w:val="both"/>
        <w:rPr>
          <w:i/>
          <w:iCs/>
          <w:sz w:val="18"/>
          <w:szCs w:val="18"/>
        </w:rPr>
      </w:pPr>
    </w:p>
    <w:p w14:paraId="7E60D69B" w14:textId="47289BDF" w:rsidR="00CE0792" w:rsidRPr="00296516" w:rsidRDefault="00E72DA5" w:rsidP="006115FA">
      <w:pPr>
        <w:spacing w:line="240" w:lineRule="auto"/>
        <w:ind w:left="227" w:right="227"/>
        <w:jc w:val="both"/>
        <w:rPr>
          <w:sz w:val="20"/>
          <w:szCs w:val="20"/>
        </w:rPr>
      </w:pPr>
      <w:r>
        <w:rPr>
          <w:sz w:val="20"/>
          <w:szCs w:val="20"/>
        </w:rPr>
        <w:t>Infine,</w:t>
      </w:r>
      <w:r w:rsidR="00296516">
        <w:rPr>
          <w:sz w:val="20"/>
          <w:szCs w:val="20"/>
        </w:rPr>
        <w:t xml:space="preserve"> Elios Lab si è occupato dello sviluppo e del training di un modello di rete neurale CNN</w:t>
      </w:r>
      <w:r w:rsidR="00D2598F">
        <w:rPr>
          <w:sz w:val="20"/>
          <w:szCs w:val="20"/>
        </w:rPr>
        <w:t xml:space="preserve"> [</w:t>
      </w:r>
      <w:r w:rsidR="00FE62E4">
        <w:rPr>
          <w:sz w:val="20"/>
          <w:szCs w:val="20"/>
        </w:rPr>
        <w:t>7]</w:t>
      </w:r>
      <w:r w:rsidR="00296516">
        <w:rPr>
          <w:sz w:val="20"/>
          <w:szCs w:val="20"/>
        </w:rPr>
        <w:t xml:space="preserve"> (</w:t>
      </w:r>
      <w:proofErr w:type="spellStart"/>
      <w:r w:rsidR="00296516">
        <w:rPr>
          <w:sz w:val="20"/>
          <w:szCs w:val="20"/>
        </w:rPr>
        <w:t>convolutional</w:t>
      </w:r>
      <w:proofErr w:type="spellEnd"/>
      <w:r w:rsidR="00296516">
        <w:rPr>
          <w:sz w:val="20"/>
          <w:szCs w:val="20"/>
        </w:rPr>
        <w:t xml:space="preserve"> </w:t>
      </w:r>
      <w:proofErr w:type="spellStart"/>
      <w:r w:rsidR="00296516">
        <w:rPr>
          <w:sz w:val="20"/>
          <w:szCs w:val="20"/>
        </w:rPr>
        <w:t>neural</w:t>
      </w:r>
      <w:proofErr w:type="spellEnd"/>
      <w:r w:rsidR="00296516">
        <w:rPr>
          <w:sz w:val="20"/>
          <w:szCs w:val="20"/>
        </w:rPr>
        <w:t xml:space="preserve"> </w:t>
      </w:r>
      <w:r w:rsidR="0045650B">
        <w:rPr>
          <w:sz w:val="20"/>
          <w:szCs w:val="20"/>
        </w:rPr>
        <w:t>network) e</w:t>
      </w:r>
      <w:r w:rsidR="00296516">
        <w:rPr>
          <w:sz w:val="20"/>
          <w:szCs w:val="20"/>
        </w:rPr>
        <w:t xml:space="preserve">, una volta completato, è stato modificato in modo tale da poter essere caricato sulla scheda Arduino, cosa non banale dato che come ben sappiamo quest’ultima possiede risorse e potenza di calcolo molto limitate. Una volta che questi passaggi sono stati completati il sistema embedded era pronto per essere testato.   </w:t>
      </w:r>
    </w:p>
    <w:p w14:paraId="373C8A2C" w14:textId="77777777" w:rsidR="00CE0792" w:rsidRDefault="00CE0792" w:rsidP="006115FA">
      <w:pPr>
        <w:spacing w:line="240" w:lineRule="auto"/>
        <w:ind w:left="227" w:right="227"/>
        <w:jc w:val="both"/>
        <w:rPr>
          <w:b/>
          <w:bCs/>
          <w:sz w:val="32"/>
          <w:szCs w:val="32"/>
        </w:rPr>
      </w:pPr>
    </w:p>
    <w:p w14:paraId="1A0D84D1" w14:textId="77777777" w:rsidR="007F36FE" w:rsidRDefault="007F36FE" w:rsidP="006115FA">
      <w:pPr>
        <w:spacing w:line="240" w:lineRule="auto"/>
        <w:ind w:left="227" w:right="227"/>
        <w:jc w:val="both"/>
        <w:rPr>
          <w:b/>
          <w:bCs/>
          <w:sz w:val="32"/>
          <w:szCs w:val="32"/>
        </w:rPr>
      </w:pPr>
    </w:p>
    <w:p w14:paraId="6E41D214" w14:textId="77777777" w:rsidR="007F36FE" w:rsidRDefault="007F36FE" w:rsidP="006115FA">
      <w:pPr>
        <w:spacing w:line="240" w:lineRule="auto"/>
        <w:ind w:left="227" w:right="227"/>
        <w:jc w:val="both"/>
        <w:rPr>
          <w:b/>
          <w:bCs/>
          <w:sz w:val="32"/>
          <w:szCs w:val="32"/>
        </w:rPr>
      </w:pPr>
    </w:p>
    <w:p w14:paraId="258948E6" w14:textId="77777777" w:rsidR="007F36FE" w:rsidRDefault="007F36FE" w:rsidP="006115FA">
      <w:pPr>
        <w:spacing w:line="240" w:lineRule="auto"/>
        <w:ind w:left="227" w:right="227"/>
        <w:jc w:val="both"/>
        <w:rPr>
          <w:b/>
          <w:bCs/>
          <w:sz w:val="32"/>
          <w:szCs w:val="32"/>
        </w:rPr>
      </w:pPr>
    </w:p>
    <w:p w14:paraId="0B0D7756" w14:textId="77777777" w:rsidR="007F36FE" w:rsidRDefault="007F36FE" w:rsidP="006115FA">
      <w:pPr>
        <w:spacing w:line="240" w:lineRule="auto"/>
        <w:ind w:left="227" w:right="227"/>
        <w:jc w:val="both"/>
        <w:rPr>
          <w:b/>
          <w:bCs/>
          <w:sz w:val="32"/>
          <w:szCs w:val="32"/>
        </w:rPr>
      </w:pPr>
    </w:p>
    <w:p w14:paraId="24C9ACAD" w14:textId="77777777" w:rsidR="007F36FE" w:rsidRDefault="007F36FE" w:rsidP="006115FA">
      <w:pPr>
        <w:spacing w:line="240" w:lineRule="auto"/>
        <w:ind w:left="227" w:right="227"/>
        <w:jc w:val="both"/>
        <w:rPr>
          <w:b/>
          <w:bCs/>
          <w:sz w:val="32"/>
          <w:szCs w:val="32"/>
        </w:rPr>
      </w:pPr>
    </w:p>
    <w:p w14:paraId="515A499D" w14:textId="77777777" w:rsidR="007F36FE" w:rsidRDefault="007F36FE" w:rsidP="006115FA">
      <w:pPr>
        <w:spacing w:line="240" w:lineRule="auto"/>
        <w:ind w:left="227" w:right="227"/>
        <w:jc w:val="both"/>
        <w:rPr>
          <w:b/>
          <w:bCs/>
          <w:sz w:val="32"/>
          <w:szCs w:val="32"/>
        </w:rPr>
      </w:pPr>
    </w:p>
    <w:p w14:paraId="7B8BCE20" w14:textId="67F2314D" w:rsidR="00CE0792" w:rsidRDefault="00B97459" w:rsidP="006115FA">
      <w:pPr>
        <w:spacing w:line="240" w:lineRule="auto"/>
        <w:ind w:left="227" w:right="227"/>
        <w:jc w:val="both"/>
        <w:rPr>
          <w:b/>
          <w:bCs/>
          <w:sz w:val="32"/>
          <w:szCs w:val="32"/>
        </w:rPr>
      </w:pPr>
      <w:r w:rsidRPr="00B97459">
        <w:rPr>
          <w:b/>
          <w:bCs/>
          <w:sz w:val="32"/>
          <w:szCs w:val="32"/>
        </w:rPr>
        <w:t xml:space="preserve">3 </w:t>
      </w:r>
      <w:r w:rsidR="00372CC7" w:rsidRPr="00B97459">
        <w:rPr>
          <w:b/>
          <w:bCs/>
          <w:sz w:val="32"/>
          <w:szCs w:val="32"/>
        </w:rPr>
        <w:t>SPERIMENTAZIONE E RISULTATI</w:t>
      </w:r>
    </w:p>
    <w:p w14:paraId="744800A6" w14:textId="27B10018" w:rsidR="0077084A" w:rsidRDefault="0077084A" w:rsidP="006115FA">
      <w:pPr>
        <w:spacing w:line="240" w:lineRule="auto"/>
        <w:ind w:left="227" w:right="227"/>
        <w:jc w:val="both"/>
        <w:rPr>
          <w:sz w:val="20"/>
          <w:szCs w:val="20"/>
        </w:rPr>
      </w:pPr>
      <w:r>
        <w:rPr>
          <w:sz w:val="20"/>
          <w:szCs w:val="20"/>
        </w:rPr>
        <w:t>Il modello addestrato è stato poi compresso in una sua versione più leggera per essere caricato sulla scheda.</w:t>
      </w:r>
    </w:p>
    <w:p w14:paraId="3082869C" w14:textId="372DD4C3" w:rsidR="00A13CAF" w:rsidRDefault="006B6C64" w:rsidP="006115FA">
      <w:pPr>
        <w:spacing w:line="240" w:lineRule="auto"/>
        <w:ind w:left="227" w:right="227"/>
        <w:jc w:val="both"/>
        <w:rPr>
          <w:sz w:val="20"/>
          <w:szCs w:val="20"/>
        </w:rPr>
      </w:pPr>
      <w:r>
        <w:rPr>
          <w:noProof/>
        </w:rPr>
        <w:drawing>
          <wp:anchor distT="0" distB="0" distL="114300" distR="114300" simplePos="0" relativeHeight="251667456" behindDoc="0" locked="0" layoutInCell="1" allowOverlap="1" wp14:anchorId="1D4FE060" wp14:editId="213E1D45">
            <wp:simplePos x="0" y="0"/>
            <wp:positionH relativeFrom="margin">
              <wp:align>center</wp:align>
            </wp:positionH>
            <wp:positionV relativeFrom="paragraph">
              <wp:posOffset>656123</wp:posOffset>
            </wp:positionV>
            <wp:extent cx="3514090" cy="570865"/>
            <wp:effectExtent l="0" t="0" r="0" b="635"/>
            <wp:wrapTopAndBottom/>
            <wp:docPr id="1035639750" name="Immagine 1" descr="Immagine che contiene testo, Carattere, bianc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39750" name="Immagine 1" descr="Immagine che contiene testo, Carattere, bianco, ricevut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514090" cy="570865"/>
                    </a:xfrm>
                    <a:prstGeom prst="rect">
                      <a:avLst/>
                    </a:prstGeom>
                  </pic:spPr>
                </pic:pic>
              </a:graphicData>
            </a:graphic>
          </wp:anchor>
        </w:drawing>
      </w:r>
      <w:r w:rsidR="009F7727">
        <w:rPr>
          <w:sz w:val="20"/>
          <w:szCs w:val="20"/>
        </w:rPr>
        <w:t>Per verificare il corretto funzionamento del modello addestrato è stata verificata la classificazione dei tre movimenti in tempo reale tramite uno script che è stato caricato sull’</w:t>
      </w:r>
      <w:r w:rsidR="0045650B">
        <w:rPr>
          <w:sz w:val="20"/>
          <w:szCs w:val="20"/>
        </w:rPr>
        <w:t>A</w:t>
      </w:r>
      <w:r w:rsidR="009F7727">
        <w:rPr>
          <w:sz w:val="20"/>
          <w:szCs w:val="20"/>
        </w:rPr>
        <w:t>rduin</w:t>
      </w:r>
      <w:r w:rsidR="0045650B">
        <w:rPr>
          <w:sz w:val="20"/>
          <w:szCs w:val="20"/>
        </w:rPr>
        <w:t xml:space="preserve">o. </w:t>
      </w:r>
      <w:r w:rsidR="009F7727">
        <w:rPr>
          <w:sz w:val="20"/>
          <w:szCs w:val="20"/>
        </w:rPr>
        <w:t>Sul monitor seriale inizialmente vediamo un messaggio che avverte che il sensore è pronto per rilevare il movimento:</w:t>
      </w:r>
    </w:p>
    <w:p w14:paraId="0C84287A" w14:textId="77777777" w:rsidR="00C02423" w:rsidRDefault="00C02423" w:rsidP="0077084A">
      <w:pPr>
        <w:spacing w:line="240" w:lineRule="auto"/>
        <w:ind w:left="227" w:right="227"/>
        <w:jc w:val="center"/>
        <w:rPr>
          <w:i/>
          <w:iCs/>
          <w:sz w:val="18"/>
          <w:szCs w:val="18"/>
        </w:rPr>
      </w:pPr>
    </w:p>
    <w:p w14:paraId="525C0823" w14:textId="23339266" w:rsidR="00A13CAF" w:rsidRDefault="00CF253D" w:rsidP="0077084A">
      <w:pPr>
        <w:spacing w:line="240" w:lineRule="auto"/>
        <w:ind w:left="227" w:right="227"/>
        <w:jc w:val="center"/>
        <w:rPr>
          <w:i/>
          <w:iCs/>
          <w:sz w:val="18"/>
          <w:szCs w:val="18"/>
        </w:rPr>
      </w:pPr>
      <w:r w:rsidRPr="00CF253D">
        <w:rPr>
          <w:i/>
          <w:iCs/>
          <w:sz w:val="18"/>
          <w:szCs w:val="18"/>
        </w:rPr>
        <w:t>Messaggio iniziale serial monitor</w:t>
      </w:r>
    </w:p>
    <w:p w14:paraId="4C617620" w14:textId="77777777" w:rsidR="00C02423" w:rsidRDefault="00C02423" w:rsidP="0077084A">
      <w:pPr>
        <w:spacing w:line="240" w:lineRule="auto"/>
        <w:ind w:left="227" w:right="227"/>
        <w:jc w:val="center"/>
        <w:rPr>
          <w:i/>
          <w:iCs/>
          <w:sz w:val="18"/>
          <w:szCs w:val="18"/>
        </w:rPr>
      </w:pPr>
    </w:p>
    <w:p w14:paraId="7988A170" w14:textId="77777777" w:rsidR="0045650B" w:rsidRDefault="0045650B" w:rsidP="006115FA">
      <w:pPr>
        <w:spacing w:line="240" w:lineRule="auto"/>
        <w:ind w:left="227" w:right="227"/>
        <w:jc w:val="both"/>
        <w:rPr>
          <w:sz w:val="20"/>
          <w:szCs w:val="20"/>
        </w:rPr>
      </w:pPr>
      <w:r>
        <w:rPr>
          <w:sz w:val="20"/>
          <w:szCs w:val="20"/>
        </w:rPr>
        <w:t>Tramite connessione seriale viene stampato sul monitor seriale dell’Arduino IDE l’avviso che è iniziato il sampling del movimento stampando i valori di accelerometro e giroscopio rilevati. Una volta rilevati una ventina di campioni sul monitor seriale vediamo le predizioni del modello.</w:t>
      </w:r>
    </w:p>
    <w:p w14:paraId="2DE306CD" w14:textId="77777777" w:rsidR="0045650B" w:rsidRPr="00CF253D" w:rsidRDefault="0045650B" w:rsidP="006115FA">
      <w:pPr>
        <w:spacing w:line="240" w:lineRule="auto"/>
        <w:ind w:left="227" w:right="227"/>
        <w:jc w:val="both"/>
        <w:rPr>
          <w:i/>
          <w:iCs/>
          <w:sz w:val="18"/>
          <w:szCs w:val="18"/>
        </w:rPr>
      </w:pPr>
    </w:p>
    <w:p w14:paraId="54141A46" w14:textId="25B90762" w:rsidR="003B793E" w:rsidRDefault="003B793E" w:rsidP="006115FA">
      <w:pPr>
        <w:spacing w:line="240" w:lineRule="auto"/>
        <w:ind w:left="227" w:right="227"/>
        <w:jc w:val="both"/>
        <w:rPr>
          <w:sz w:val="20"/>
          <w:szCs w:val="20"/>
        </w:rPr>
      </w:pPr>
      <w:r>
        <w:rPr>
          <w:noProof/>
        </w:rPr>
        <w:drawing>
          <wp:inline distT="0" distB="0" distL="0" distR="0" wp14:anchorId="465D0A8D" wp14:editId="415F88F6">
            <wp:extent cx="6120130" cy="1033780"/>
            <wp:effectExtent l="0" t="0" r="0" b="0"/>
            <wp:docPr id="51921959" name="Immagine 1" descr="Immagine che contiene testo, ricevu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959" name="Immagine 1" descr="Immagine che contiene testo, ricevuta, Carattere, algebra&#10;&#10;Descrizione generata automaticamente"/>
                    <pic:cNvPicPr/>
                  </pic:nvPicPr>
                  <pic:blipFill>
                    <a:blip r:embed="rId25"/>
                    <a:stretch>
                      <a:fillRect/>
                    </a:stretch>
                  </pic:blipFill>
                  <pic:spPr>
                    <a:xfrm>
                      <a:off x="0" y="0"/>
                      <a:ext cx="6120130" cy="1033780"/>
                    </a:xfrm>
                    <a:prstGeom prst="rect">
                      <a:avLst/>
                    </a:prstGeom>
                  </pic:spPr>
                </pic:pic>
              </a:graphicData>
            </a:graphic>
          </wp:inline>
        </w:drawing>
      </w:r>
    </w:p>
    <w:p w14:paraId="065B75E3" w14:textId="77777777" w:rsidR="00C02423" w:rsidRDefault="00C02423" w:rsidP="0077084A">
      <w:pPr>
        <w:spacing w:line="240" w:lineRule="auto"/>
        <w:ind w:left="227" w:right="227"/>
        <w:jc w:val="center"/>
        <w:rPr>
          <w:i/>
          <w:iCs/>
          <w:sz w:val="18"/>
          <w:szCs w:val="18"/>
        </w:rPr>
      </w:pPr>
    </w:p>
    <w:p w14:paraId="4228CA60" w14:textId="51FD881C" w:rsidR="00CF253D" w:rsidRDefault="00CF253D" w:rsidP="0077084A">
      <w:pPr>
        <w:spacing w:line="240" w:lineRule="auto"/>
        <w:ind w:left="227" w:right="227"/>
        <w:jc w:val="center"/>
        <w:rPr>
          <w:i/>
          <w:iCs/>
          <w:sz w:val="18"/>
          <w:szCs w:val="18"/>
        </w:rPr>
      </w:pPr>
      <w:r w:rsidRPr="00CF253D">
        <w:rPr>
          <w:i/>
          <w:iCs/>
          <w:sz w:val="18"/>
          <w:szCs w:val="18"/>
        </w:rPr>
        <w:t>Risposta del modello a un cross</w:t>
      </w:r>
    </w:p>
    <w:p w14:paraId="3A66317F" w14:textId="77777777" w:rsidR="00C02423" w:rsidRPr="00CF253D" w:rsidRDefault="00C02423" w:rsidP="0077084A">
      <w:pPr>
        <w:spacing w:line="240" w:lineRule="auto"/>
        <w:ind w:left="227" w:right="227"/>
        <w:jc w:val="center"/>
        <w:rPr>
          <w:i/>
          <w:iCs/>
          <w:sz w:val="18"/>
          <w:szCs w:val="18"/>
        </w:rPr>
      </w:pPr>
    </w:p>
    <w:p w14:paraId="309B4738" w14:textId="3E29E45F" w:rsidR="003B793E" w:rsidRDefault="008A1211" w:rsidP="006115FA">
      <w:pPr>
        <w:spacing w:line="240" w:lineRule="auto"/>
        <w:ind w:left="227" w:right="227"/>
        <w:jc w:val="both"/>
        <w:rPr>
          <w:sz w:val="20"/>
          <w:szCs w:val="20"/>
        </w:rPr>
      </w:pPr>
      <w:r>
        <w:rPr>
          <w:sz w:val="20"/>
          <w:szCs w:val="20"/>
        </w:rPr>
        <w:t xml:space="preserve">Questo significa che il modello neurale riceve i dati del movimento che abbiamo svolto e in base a </w:t>
      </w:r>
      <w:r w:rsidR="0045650B">
        <w:rPr>
          <w:sz w:val="20"/>
          <w:szCs w:val="20"/>
        </w:rPr>
        <w:t>come è stato addestrato</w:t>
      </w:r>
      <w:r>
        <w:rPr>
          <w:sz w:val="20"/>
          <w:szCs w:val="20"/>
        </w:rPr>
        <w:t xml:space="preserve"> cercherà di capire quale dei tre è stato svolto</w:t>
      </w:r>
      <w:r w:rsidR="00A13CAF">
        <w:rPr>
          <w:sz w:val="20"/>
          <w:szCs w:val="20"/>
        </w:rPr>
        <w:t>.</w:t>
      </w:r>
    </w:p>
    <w:p w14:paraId="6B14BFCB" w14:textId="18FC741F" w:rsidR="0045650B" w:rsidRPr="00361829" w:rsidRDefault="0045650B" w:rsidP="006115FA">
      <w:pPr>
        <w:spacing w:line="240" w:lineRule="auto"/>
        <w:ind w:left="227" w:right="227"/>
        <w:jc w:val="both"/>
        <w:rPr>
          <w:sz w:val="20"/>
          <w:szCs w:val="20"/>
        </w:rPr>
      </w:pPr>
      <w:ins w:id="2" w:author="Matteo Fresta" w:date="2023-09-04T13:54:00Z">
        <w:r w:rsidRPr="009919A4">
          <w:rPr>
            <w:noProof/>
          </w:rPr>
          <w:drawing>
            <wp:anchor distT="0" distB="0" distL="114300" distR="114300" simplePos="0" relativeHeight="251683840" behindDoc="0" locked="0" layoutInCell="1" allowOverlap="1" wp14:anchorId="13FCA90D" wp14:editId="29C3C3AF">
              <wp:simplePos x="0" y="0"/>
              <wp:positionH relativeFrom="column">
                <wp:posOffset>1288415</wp:posOffset>
              </wp:positionH>
              <wp:positionV relativeFrom="paragraph">
                <wp:posOffset>542290</wp:posOffset>
              </wp:positionV>
              <wp:extent cx="3375660" cy="1600200"/>
              <wp:effectExtent l="0" t="0" r="0" b="0"/>
              <wp:wrapTopAndBottom/>
              <wp:docPr id="1386868669" name="Immagine 138686866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77675" name="Immagine 1"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375660" cy="1600200"/>
                      </a:xfrm>
                      <a:prstGeom prst="rect">
                        <a:avLst/>
                      </a:prstGeom>
                    </pic:spPr>
                  </pic:pic>
                </a:graphicData>
              </a:graphic>
            </wp:anchor>
          </w:drawing>
        </w:r>
      </w:ins>
      <w:r w:rsidRPr="00361829">
        <w:rPr>
          <w:sz w:val="20"/>
          <w:szCs w:val="20"/>
        </w:rPr>
        <w:t xml:space="preserve">Per quanto riguarda la parte di testing della rete neurale è stato utilizzato come metodo di visualizzazione dei dati </w:t>
      </w:r>
      <w:r>
        <w:rPr>
          <w:sz w:val="20"/>
          <w:szCs w:val="20"/>
        </w:rPr>
        <w:t>la</w:t>
      </w:r>
      <w:r w:rsidRPr="00361829">
        <w:rPr>
          <w:sz w:val="20"/>
          <w:szCs w:val="20"/>
        </w:rPr>
        <w:t xml:space="preserve"> “</w:t>
      </w:r>
      <w:proofErr w:type="spellStart"/>
      <w:r w:rsidRPr="00361829">
        <w:rPr>
          <w:sz w:val="20"/>
          <w:szCs w:val="20"/>
        </w:rPr>
        <w:t>confusion</w:t>
      </w:r>
      <w:proofErr w:type="spellEnd"/>
      <w:r w:rsidRPr="00361829">
        <w:rPr>
          <w:sz w:val="20"/>
          <w:szCs w:val="20"/>
        </w:rPr>
        <w:t xml:space="preserve"> </w:t>
      </w:r>
      <w:proofErr w:type="spellStart"/>
      <w:proofErr w:type="gramStart"/>
      <w:r w:rsidRPr="00361829">
        <w:rPr>
          <w:sz w:val="20"/>
          <w:szCs w:val="20"/>
        </w:rPr>
        <w:t>matrix</w:t>
      </w:r>
      <w:proofErr w:type="spellEnd"/>
      <w:r w:rsidRPr="00361829">
        <w:rPr>
          <w:sz w:val="20"/>
          <w:szCs w:val="20"/>
        </w:rPr>
        <w:t>”</w:t>
      </w:r>
      <w:r w:rsidR="00FE62E4">
        <w:rPr>
          <w:sz w:val="20"/>
          <w:szCs w:val="20"/>
        </w:rPr>
        <w:t>[</w:t>
      </w:r>
      <w:proofErr w:type="gramEnd"/>
      <w:r w:rsidR="00FE62E4">
        <w:rPr>
          <w:sz w:val="20"/>
          <w:szCs w:val="20"/>
        </w:rPr>
        <w:t>8]</w:t>
      </w:r>
      <w:r w:rsidRPr="00361829">
        <w:rPr>
          <w:sz w:val="20"/>
          <w:szCs w:val="20"/>
        </w:rPr>
        <w:t>, una tabella impostata nel seguente modo:</w:t>
      </w:r>
    </w:p>
    <w:p w14:paraId="314F1C34" w14:textId="77777777" w:rsidR="0045650B" w:rsidRDefault="0045650B" w:rsidP="006115FA">
      <w:pPr>
        <w:spacing w:line="240" w:lineRule="auto"/>
        <w:ind w:left="227" w:right="227"/>
        <w:jc w:val="both"/>
        <w:rPr>
          <w:i/>
          <w:iCs/>
          <w:sz w:val="18"/>
          <w:szCs w:val="18"/>
        </w:rPr>
      </w:pPr>
    </w:p>
    <w:p w14:paraId="65666528" w14:textId="23208305" w:rsidR="0045650B" w:rsidRPr="00CF253D" w:rsidRDefault="0045650B" w:rsidP="000D7B53">
      <w:pPr>
        <w:spacing w:line="240" w:lineRule="auto"/>
        <w:ind w:left="227" w:right="227"/>
        <w:jc w:val="center"/>
        <w:rPr>
          <w:i/>
          <w:iCs/>
          <w:sz w:val="18"/>
          <w:szCs w:val="18"/>
        </w:rPr>
      </w:pPr>
      <w:proofErr w:type="spellStart"/>
      <w:r w:rsidRPr="00CF253D">
        <w:rPr>
          <w:i/>
          <w:iCs/>
          <w:sz w:val="18"/>
          <w:szCs w:val="18"/>
        </w:rPr>
        <w:t>Prediction</w:t>
      </w:r>
      <w:proofErr w:type="spellEnd"/>
      <w:r w:rsidRPr="00CF253D">
        <w:rPr>
          <w:i/>
          <w:iCs/>
          <w:sz w:val="18"/>
          <w:szCs w:val="18"/>
        </w:rPr>
        <w:t xml:space="preserve"> </w:t>
      </w:r>
      <w:proofErr w:type="spellStart"/>
      <w:r w:rsidRPr="00CF253D">
        <w:rPr>
          <w:i/>
          <w:iCs/>
          <w:sz w:val="18"/>
          <w:szCs w:val="18"/>
        </w:rPr>
        <w:t>table</w:t>
      </w:r>
      <w:proofErr w:type="spellEnd"/>
      <w:r w:rsidRPr="00CF253D">
        <w:rPr>
          <w:i/>
          <w:iCs/>
          <w:sz w:val="18"/>
          <w:szCs w:val="18"/>
        </w:rPr>
        <w:t xml:space="preserve"> generica</w:t>
      </w:r>
    </w:p>
    <w:p w14:paraId="002EDCA2" w14:textId="7D0AC37E" w:rsidR="0045650B" w:rsidRDefault="0045650B" w:rsidP="006115FA">
      <w:pPr>
        <w:spacing w:line="240" w:lineRule="auto"/>
        <w:ind w:left="227" w:right="227"/>
        <w:jc w:val="both"/>
      </w:pPr>
      <w:ins w:id="3" w:author="Matteo Fresta" w:date="2023-09-04T13:54:00Z">
        <w:r w:rsidRPr="00B672F8">
          <w:rPr>
            <w:noProof/>
          </w:rPr>
          <w:lastRenderedPageBreak/>
          <w:drawing>
            <wp:anchor distT="0" distB="0" distL="114300" distR="114300" simplePos="0" relativeHeight="251685888" behindDoc="0" locked="0" layoutInCell="1" allowOverlap="1" wp14:anchorId="2A91FAAC" wp14:editId="20FAC052">
              <wp:simplePos x="0" y="0"/>
              <wp:positionH relativeFrom="margin">
                <wp:align>center</wp:align>
              </wp:positionH>
              <wp:positionV relativeFrom="paragraph">
                <wp:posOffset>657493</wp:posOffset>
              </wp:positionV>
              <wp:extent cx="4183380" cy="3337560"/>
              <wp:effectExtent l="0" t="0" r="7620" b="0"/>
              <wp:wrapTopAndBottom/>
              <wp:docPr id="116408199" name="Immagine 116408199"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2554" name="Immagine 1" descr="Immagine che contiene testo, schermata, diagramma, numer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183380" cy="3337560"/>
                      </a:xfrm>
                      <a:prstGeom prst="rect">
                        <a:avLst/>
                      </a:prstGeom>
                    </pic:spPr>
                  </pic:pic>
                </a:graphicData>
              </a:graphic>
            </wp:anchor>
          </w:drawing>
        </w:r>
      </w:ins>
      <w:r>
        <w:t xml:space="preserve">Ogni movimento è stato svolto per </w:t>
      </w:r>
      <w:proofErr w:type="gramStart"/>
      <w:r>
        <w:t>10</w:t>
      </w:r>
      <w:proofErr w:type="gramEnd"/>
      <w:r>
        <w:t xml:space="preserve"> volte con la scheda collegata al computer tramite cavo USB per rendere la visualizzazione dei dati possibile sul monitor seriale e sulla tabella di cui sopra sono stati segnati i movimenti realmente svolti e le predizioni fatte dal modello. I risultati ottenuti sono:</w:t>
      </w:r>
    </w:p>
    <w:p w14:paraId="3B21463F" w14:textId="77777777" w:rsidR="0045650B" w:rsidRPr="00CF253D" w:rsidRDefault="0045650B" w:rsidP="000D7B53">
      <w:pPr>
        <w:spacing w:line="240" w:lineRule="auto"/>
        <w:ind w:left="227" w:right="227"/>
        <w:jc w:val="center"/>
        <w:rPr>
          <w:i/>
          <w:iCs/>
          <w:sz w:val="18"/>
          <w:szCs w:val="18"/>
        </w:rPr>
      </w:pPr>
      <w:proofErr w:type="spellStart"/>
      <w:r w:rsidRPr="00CF253D">
        <w:rPr>
          <w:i/>
          <w:iCs/>
          <w:sz w:val="18"/>
          <w:szCs w:val="18"/>
        </w:rPr>
        <w:t>Prediction</w:t>
      </w:r>
      <w:proofErr w:type="spellEnd"/>
      <w:r w:rsidRPr="00CF253D">
        <w:rPr>
          <w:i/>
          <w:iCs/>
          <w:sz w:val="18"/>
          <w:szCs w:val="18"/>
        </w:rPr>
        <w:t xml:space="preserve"> </w:t>
      </w:r>
      <w:proofErr w:type="spellStart"/>
      <w:r w:rsidRPr="00CF253D">
        <w:rPr>
          <w:i/>
          <w:iCs/>
          <w:sz w:val="18"/>
          <w:szCs w:val="18"/>
        </w:rPr>
        <w:t>table</w:t>
      </w:r>
      <w:proofErr w:type="spellEnd"/>
      <w:r w:rsidRPr="00CF253D">
        <w:rPr>
          <w:i/>
          <w:iCs/>
          <w:sz w:val="18"/>
          <w:szCs w:val="18"/>
        </w:rPr>
        <w:t xml:space="preserve"> risultante</w:t>
      </w:r>
    </w:p>
    <w:p w14:paraId="1708F89C" w14:textId="77777777" w:rsidR="0045650B" w:rsidRDefault="0045650B" w:rsidP="006115FA">
      <w:pPr>
        <w:spacing w:line="240" w:lineRule="auto"/>
        <w:ind w:left="227" w:right="227"/>
        <w:jc w:val="both"/>
        <w:rPr>
          <w:sz w:val="20"/>
          <w:szCs w:val="20"/>
        </w:rPr>
      </w:pPr>
      <w:r w:rsidRPr="00361829">
        <w:rPr>
          <w:sz w:val="20"/>
          <w:szCs w:val="20"/>
        </w:rPr>
        <w:t xml:space="preserve">Come si può notare il risultato ci suggerisce che il modello </w:t>
      </w:r>
      <w:r>
        <w:rPr>
          <w:sz w:val="20"/>
          <w:szCs w:val="20"/>
        </w:rPr>
        <w:t>sia</w:t>
      </w:r>
      <w:r w:rsidRPr="00361829">
        <w:rPr>
          <w:sz w:val="20"/>
          <w:szCs w:val="20"/>
        </w:rPr>
        <w:t xml:space="preserve"> molto affidabile, nonostante i movimenti svolti coinvolge</w:t>
      </w:r>
      <w:r>
        <w:rPr>
          <w:sz w:val="20"/>
          <w:szCs w:val="20"/>
        </w:rPr>
        <w:t>ssero</w:t>
      </w:r>
      <w:r w:rsidRPr="00361829">
        <w:rPr>
          <w:sz w:val="20"/>
          <w:szCs w:val="20"/>
        </w:rPr>
        <w:t xml:space="preserve"> principalmente le braccia e il sensore misura</w:t>
      </w:r>
      <w:r>
        <w:rPr>
          <w:sz w:val="20"/>
          <w:szCs w:val="20"/>
        </w:rPr>
        <w:t>sse invece</w:t>
      </w:r>
      <w:r w:rsidRPr="00361829">
        <w:rPr>
          <w:sz w:val="20"/>
          <w:szCs w:val="20"/>
        </w:rPr>
        <w:t xml:space="preserve"> il movimento del</w:t>
      </w:r>
      <w:r>
        <w:rPr>
          <w:sz w:val="20"/>
          <w:szCs w:val="20"/>
        </w:rPr>
        <w:t xml:space="preserve"> bacino.</w:t>
      </w:r>
    </w:p>
    <w:p w14:paraId="557E5877" w14:textId="3E487705" w:rsidR="0045650B" w:rsidRPr="00CF253D" w:rsidRDefault="0045650B" w:rsidP="006115FA">
      <w:pPr>
        <w:spacing w:line="240" w:lineRule="auto"/>
        <w:ind w:left="227" w:right="227"/>
        <w:jc w:val="both"/>
        <w:rPr>
          <w:i/>
          <w:iCs/>
          <w:sz w:val="18"/>
          <w:szCs w:val="18"/>
        </w:rPr>
      </w:pPr>
    </w:p>
    <w:p w14:paraId="78F7DA7A" w14:textId="77777777" w:rsidR="00CF253D" w:rsidRDefault="00CF253D" w:rsidP="006115FA">
      <w:pPr>
        <w:spacing w:line="240" w:lineRule="auto"/>
        <w:ind w:left="227" w:right="227"/>
        <w:jc w:val="both"/>
        <w:rPr>
          <w:b/>
          <w:bCs/>
          <w:sz w:val="32"/>
          <w:szCs w:val="32"/>
        </w:rPr>
      </w:pPr>
    </w:p>
    <w:p w14:paraId="0FE8EF19" w14:textId="77777777" w:rsidR="00CA6C78" w:rsidRDefault="00CA6C78" w:rsidP="006115FA">
      <w:pPr>
        <w:spacing w:line="240" w:lineRule="auto"/>
        <w:ind w:left="227" w:right="227"/>
        <w:jc w:val="both"/>
        <w:rPr>
          <w:b/>
          <w:bCs/>
          <w:sz w:val="32"/>
          <w:szCs w:val="32"/>
        </w:rPr>
      </w:pPr>
    </w:p>
    <w:p w14:paraId="27F1158A" w14:textId="77777777" w:rsidR="00CA6C78" w:rsidRDefault="00CA6C78" w:rsidP="006115FA">
      <w:pPr>
        <w:spacing w:line="240" w:lineRule="auto"/>
        <w:ind w:left="227" w:right="227"/>
        <w:jc w:val="both"/>
        <w:rPr>
          <w:b/>
          <w:bCs/>
          <w:sz w:val="32"/>
          <w:szCs w:val="32"/>
        </w:rPr>
      </w:pPr>
    </w:p>
    <w:p w14:paraId="6EDC67AF" w14:textId="77777777" w:rsidR="00CA6C78" w:rsidRDefault="00CA6C78" w:rsidP="006115FA">
      <w:pPr>
        <w:spacing w:line="240" w:lineRule="auto"/>
        <w:ind w:left="227" w:right="227"/>
        <w:jc w:val="both"/>
        <w:rPr>
          <w:b/>
          <w:bCs/>
          <w:sz w:val="32"/>
          <w:szCs w:val="32"/>
        </w:rPr>
      </w:pPr>
    </w:p>
    <w:p w14:paraId="67AA7005" w14:textId="77777777" w:rsidR="00CA6C78" w:rsidRDefault="00CA6C78" w:rsidP="006115FA">
      <w:pPr>
        <w:spacing w:line="240" w:lineRule="auto"/>
        <w:ind w:left="227" w:right="227"/>
        <w:jc w:val="both"/>
        <w:rPr>
          <w:b/>
          <w:bCs/>
          <w:sz w:val="32"/>
          <w:szCs w:val="32"/>
        </w:rPr>
      </w:pPr>
    </w:p>
    <w:p w14:paraId="403CC1F3" w14:textId="77777777" w:rsidR="00CA6C78" w:rsidRDefault="00CA6C78" w:rsidP="006115FA">
      <w:pPr>
        <w:spacing w:line="240" w:lineRule="auto"/>
        <w:ind w:left="227" w:right="227"/>
        <w:jc w:val="both"/>
        <w:rPr>
          <w:b/>
          <w:bCs/>
          <w:sz w:val="32"/>
          <w:szCs w:val="32"/>
        </w:rPr>
      </w:pPr>
    </w:p>
    <w:p w14:paraId="14F7B0CE" w14:textId="77777777" w:rsidR="00CA6C78" w:rsidRDefault="00CA6C78" w:rsidP="006115FA">
      <w:pPr>
        <w:spacing w:line="240" w:lineRule="auto"/>
        <w:ind w:left="227" w:right="227"/>
        <w:jc w:val="both"/>
        <w:rPr>
          <w:b/>
          <w:bCs/>
          <w:sz w:val="32"/>
          <w:szCs w:val="32"/>
        </w:rPr>
      </w:pPr>
    </w:p>
    <w:p w14:paraId="18E49BFE" w14:textId="77777777" w:rsidR="00CA6C78" w:rsidRDefault="00CA6C78" w:rsidP="006115FA">
      <w:pPr>
        <w:spacing w:line="240" w:lineRule="auto"/>
        <w:ind w:left="227" w:right="227"/>
        <w:jc w:val="both"/>
        <w:rPr>
          <w:b/>
          <w:bCs/>
          <w:sz w:val="32"/>
          <w:szCs w:val="32"/>
        </w:rPr>
      </w:pPr>
    </w:p>
    <w:p w14:paraId="7B70AD51" w14:textId="77777777" w:rsidR="00CA6C78" w:rsidRDefault="00CA6C78" w:rsidP="006115FA">
      <w:pPr>
        <w:spacing w:line="240" w:lineRule="auto"/>
        <w:ind w:left="227" w:right="227"/>
        <w:jc w:val="both"/>
        <w:rPr>
          <w:b/>
          <w:bCs/>
          <w:sz w:val="32"/>
          <w:szCs w:val="32"/>
        </w:rPr>
      </w:pPr>
    </w:p>
    <w:p w14:paraId="5BEBC6C5" w14:textId="77777777" w:rsidR="00CA6C78" w:rsidRDefault="00CA6C78" w:rsidP="006115FA">
      <w:pPr>
        <w:spacing w:line="240" w:lineRule="auto"/>
        <w:ind w:left="227" w:right="227"/>
        <w:jc w:val="both"/>
        <w:rPr>
          <w:b/>
          <w:bCs/>
          <w:sz w:val="32"/>
          <w:szCs w:val="32"/>
        </w:rPr>
      </w:pPr>
    </w:p>
    <w:p w14:paraId="3C65AF41" w14:textId="77777777" w:rsidR="00CA6C78" w:rsidRDefault="00CA6C78" w:rsidP="006115FA">
      <w:pPr>
        <w:spacing w:line="240" w:lineRule="auto"/>
        <w:ind w:left="227" w:right="227"/>
        <w:jc w:val="both"/>
        <w:rPr>
          <w:b/>
          <w:bCs/>
          <w:sz w:val="32"/>
          <w:szCs w:val="32"/>
        </w:rPr>
      </w:pPr>
    </w:p>
    <w:p w14:paraId="5A118978" w14:textId="77777777" w:rsidR="00CA6C78" w:rsidRDefault="00CA6C78" w:rsidP="006115FA">
      <w:pPr>
        <w:spacing w:line="240" w:lineRule="auto"/>
        <w:ind w:left="227" w:right="227"/>
        <w:jc w:val="both"/>
        <w:rPr>
          <w:b/>
          <w:bCs/>
          <w:sz w:val="32"/>
          <w:szCs w:val="32"/>
        </w:rPr>
      </w:pPr>
    </w:p>
    <w:p w14:paraId="30DA57D7" w14:textId="24011F11" w:rsidR="00C32E2A" w:rsidRDefault="00C32E2A" w:rsidP="006115FA">
      <w:pPr>
        <w:spacing w:line="240" w:lineRule="auto"/>
        <w:ind w:left="227" w:right="227"/>
        <w:jc w:val="both"/>
        <w:rPr>
          <w:b/>
          <w:bCs/>
          <w:sz w:val="32"/>
          <w:szCs w:val="32"/>
        </w:rPr>
      </w:pPr>
      <w:r>
        <w:rPr>
          <w:b/>
          <w:bCs/>
          <w:sz w:val="32"/>
          <w:szCs w:val="32"/>
        </w:rPr>
        <w:t>4 Contributo personale e considerazioni conclusive</w:t>
      </w:r>
    </w:p>
    <w:p w14:paraId="42F3F4DC" w14:textId="3750B0C5" w:rsidR="00C32E2A" w:rsidRDefault="00882CF2" w:rsidP="006115FA">
      <w:pPr>
        <w:spacing w:line="240" w:lineRule="auto"/>
        <w:ind w:left="227" w:right="227"/>
        <w:jc w:val="both"/>
        <w:rPr>
          <w:sz w:val="20"/>
          <w:szCs w:val="20"/>
        </w:rPr>
      </w:pPr>
      <w:r>
        <w:rPr>
          <w:sz w:val="20"/>
          <w:szCs w:val="20"/>
        </w:rPr>
        <w:t xml:space="preserve">Il progetto è nato con l’idea di assistere l’allenamento dell’atleta monitorando i suoi movimenti nella boxe e quindi dandogli la possibilità di migliorarsi consultando le informazioni raccolte dal sistema dopo che l’allenamento si è concluso. Questo progetto è considerabile un punto di partenza per applicazioni future nelle quali si potrebbe aggiungere una funzionalità che permette all’utente di confrontare i movimenti svolti da lui con i movimenti insegnati dal coach per individuare in quali aree devono lavorare di più. Altre possibili applicazioni possono essere la misura della velocità e della potenza dei colpi oppure quanti colpi vengono svolti e con quale frequenza in una sessione di sparring o addirittura in un incontro. Le possibili applicazioni sono innumerevoli dato che il progetto </w:t>
      </w:r>
      <w:r w:rsidR="003F4465">
        <w:rPr>
          <w:sz w:val="20"/>
          <w:szCs w:val="20"/>
        </w:rPr>
        <w:t>è stato mantenuto molto generale e quindi applicabile anche a diverse attività sportive.</w:t>
      </w:r>
    </w:p>
    <w:p w14:paraId="131903A3" w14:textId="085DCCFF" w:rsidR="003F4465" w:rsidRDefault="007F36FE" w:rsidP="006115FA">
      <w:pPr>
        <w:spacing w:line="240" w:lineRule="auto"/>
        <w:ind w:left="227" w:right="227"/>
        <w:jc w:val="both"/>
        <w:rPr>
          <w:sz w:val="20"/>
          <w:szCs w:val="20"/>
        </w:rPr>
      </w:pPr>
      <w:r>
        <w:rPr>
          <w:sz w:val="20"/>
          <w:szCs w:val="20"/>
        </w:rPr>
        <w:t>Un passo successivo potrebbe essere sviluppare una applicazione</w:t>
      </w:r>
      <w:r w:rsidR="003F4465">
        <w:rPr>
          <w:sz w:val="20"/>
          <w:szCs w:val="20"/>
        </w:rPr>
        <w:t>, per rendere l’utilizzo del sistema più</w:t>
      </w:r>
      <w:r w:rsidR="000546DB">
        <w:rPr>
          <w:sz w:val="20"/>
          <w:szCs w:val="20"/>
        </w:rPr>
        <w:t xml:space="preserve"> semplice all’utente, </w:t>
      </w:r>
      <w:r>
        <w:rPr>
          <w:sz w:val="20"/>
          <w:szCs w:val="20"/>
        </w:rPr>
        <w:t xml:space="preserve">e </w:t>
      </w:r>
      <w:r w:rsidR="000546DB">
        <w:rPr>
          <w:sz w:val="20"/>
          <w:szCs w:val="20"/>
        </w:rPr>
        <w:t>lo sviluppo di un’applicazione software in grado di esporre in modo chiaro e comprensibile i dati raccolti.</w:t>
      </w:r>
    </w:p>
    <w:p w14:paraId="677213DD" w14:textId="77777777" w:rsidR="00646A1D" w:rsidRDefault="000546DB" w:rsidP="006115FA">
      <w:pPr>
        <w:spacing w:line="240" w:lineRule="auto"/>
        <w:ind w:left="227" w:right="227"/>
        <w:jc w:val="both"/>
        <w:rPr>
          <w:sz w:val="20"/>
          <w:szCs w:val="20"/>
        </w:rPr>
      </w:pPr>
      <w:r>
        <w:rPr>
          <w:sz w:val="20"/>
          <w:szCs w:val="20"/>
        </w:rPr>
        <w:t xml:space="preserve">Gli strumenti utilizzati sono stati oltre alla scheda, il linguaggio di programmazione C++ nell’IDE Arduino </w:t>
      </w:r>
      <w:r w:rsidR="00646A1D">
        <w:rPr>
          <w:sz w:val="20"/>
          <w:szCs w:val="20"/>
        </w:rPr>
        <w:t>e il Dart per lo sviluppo dell’applicazione software.</w:t>
      </w:r>
    </w:p>
    <w:p w14:paraId="2EFFA388" w14:textId="20315B2C" w:rsidR="006B6C64" w:rsidRDefault="00646A1D" w:rsidP="006115FA">
      <w:pPr>
        <w:spacing w:line="240" w:lineRule="auto"/>
        <w:ind w:left="227" w:right="227"/>
        <w:jc w:val="both"/>
        <w:rPr>
          <w:sz w:val="20"/>
          <w:szCs w:val="20"/>
        </w:rPr>
      </w:pPr>
      <w:r>
        <w:rPr>
          <w:sz w:val="20"/>
          <w:szCs w:val="20"/>
        </w:rPr>
        <w:t xml:space="preserve">I dati raccolti sono stati poi usati per il training del modello di rete neurale </w:t>
      </w:r>
      <w:proofErr w:type="spellStart"/>
      <w:r>
        <w:rPr>
          <w:sz w:val="20"/>
          <w:szCs w:val="20"/>
        </w:rPr>
        <w:t>convoluzionale</w:t>
      </w:r>
      <w:proofErr w:type="spellEnd"/>
      <w:r>
        <w:rPr>
          <w:sz w:val="20"/>
          <w:szCs w:val="20"/>
        </w:rPr>
        <w:t xml:space="preserve"> (CNN) che, dato che non fa parte delle competenze di una laurea triennale, è stato fornito da Elios Lab.</w:t>
      </w:r>
    </w:p>
    <w:p w14:paraId="28A45CD8" w14:textId="599818A8" w:rsidR="006B6C64" w:rsidRDefault="006B6C64" w:rsidP="006115FA">
      <w:pPr>
        <w:spacing w:line="240" w:lineRule="auto"/>
        <w:ind w:left="227" w:right="227"/>
        <w:jc w:val="both"/>
        <w:rPr>
          <w:sz w:val="20"/>
          <w:szCs w:val="20"/>
        </w:rPr>
      </w:pPr>
      <w:r>
        <w:rPr>
          <w:sz w:val="20"/>
          <w:szCs w:val="20"/>
        </w:rPr>
        <w:t xml:space="preserve">Il mio contributo personale è stato partecipare nello sviluppo dell’applicazione Flutter (più precisamente nella conversione e invio delle caratteristiche di Environment e </w:t>
      </w:r>
      <w:proofErr w:type="spellStart"/>
      <w:r>
        <w:rPr>
          <w:sz w:val="20"/>
          <w:szCs w:val="20"/>
        </w:rPr>
        <w:t>Orientation</w:t>
      </w:r>
      <w:proofErr w:type="spellEnd"/>
      <w:r>
        <w:rPr>
          <w:sz w:val="20"/>
          <w:szCs w:val="20"/>
        </w:rPr>
        <w:t>), nella raccolta del dataset e nella verifica della correttezza del modello.</w:t>
      </w:r>
    </w:p>
    <w:p w14:paraId="39EF4201" w14:textId="2FD109BE" w:rsidR="000546DB" w:rsidRPr="00882CF2" w:rsidRDefault="006B6C64" w:rsidP="006115FA">
      <w:pPr>
        <w:spacing w:line="240" w:lineRule="auto"/>
        <w:ind w:left="227" w:right="227"/>
        <w:jc w:val="both"/>
        <w:rPr>
          <w:sz w:val="20"/>
          <w:szCs w:val="20"/>
        </w:rPr>
      </w:pPr>
      <w:r>
        <w:rPr>
          <w:sz w:val="20"/>
          <w:szCs w:val="20"/>
        </w:rPr>
        <w:t>Infine,</w:t>
      </w:r>
      <w:r w:rsidR="00646A1D">
        <w:rPr>
          <w:sz w:val="20"/>
          <w:szCs w:val="20"/>
        </w:rPr>
        <w:t xml:space="preserve"> un modo per rendere il sistema più preciso nel riconoscimento </w:t>
      </w:r>
      <w:r w:rsidR="007F36FE">
        <w:rPr>
          <w:sz w:val="20"/>
          <w:szCs w:val="20"/>
        </w:rPr>
        <w:t xml:space="preserve">e capace anche di generalizzare meglio nella classificazione dei movimenti </w:t>
      </w:r>
      <w:r w:rsidR="00646A1D">
        <w:rPr>
          <w:sz w:val="20"/>
          <w:szCs w:val="20"/>
        </w:rPr>
        <w:t>sarebbe quello di registrare un dataset più corposo e composto da</w:t>
      </w:r>
      <w:r w:rsidR="007F36FE">
        <w:rPr>
          <w:sz w:val="20"/>
          <w:szCs w:val="20"/>
        </w:rPr>
        <w:t xml:space="preserve"> </w:t>
      </w:r>
      <w:r w:rsidR="00646A1D">
        <w:rPr>
          <w:sz w:val="20"/>
          <w:szCs w:val="20"/>
        </w:rPr>
        <w:t xml:space="preserve">movimenti svolti da diverse persone dato che al momento è composto da un dataset piuttosto limitato </w:t>
      </w:r>
      <w:r w:rsidR="00AF196E">
        <w:rPr>
          <w:sz w:val="20"/>
          <w:szCs w:val="20"/>
        </w:rPr>
        <w:t>e riferito esclusivamente ai movimenti svolti da me.</w:t>
      </w:r>
      <w:r w:rsidR="00646A1D">
        <w:rPr>
          <w:sz w:val="20"/>
          <w:szCs w:val="20"/>
        </w:rPr>
        <w:t xml:space="preserve"> </w:t>
      </w:r>
    </w:p>
    <w:p w14:paraId="7AE3AF73" w14:textId="77777777" w:rsidR="00882CF2" w:rsidRDefault="00882CF2" w:rsidP="006115FA">
      <w:pPr>
        <w:spacing w:line="240" w:lineRule="auto"/>
        <w:ind w:left="227" w:right="227"/>
        <w:jc w:val="both"/>
        <w:rPr>
          <w:b/>
          <w:bCs/>
          <w:sz w:val="32"/>
          <w:szCs w:val="32"/>
        </w:rPr>
      </w:pPr>
    </w:p>
    <w:p w14:paraId="1AB5F737" w14:textId="153BC3FC" w:rsidR="009919A4" w:rsidRPr="00A13CAF" w:rsidRDefault="00A13CAF" w:rsidP="006115FA">
      <w:pPr>
        <w:spacing w:line="240" w:lineRule="auto"/>
        <w:ind w:left="227" w:right="227"/>
        <w:jc w:val="both"/>
        <w:rPr>
          <w:b/>
          <w:bCs/>
          <w:sz w:val="32"/>
          <w:szCs w:val="32"/>
        </w:rPr>
      </w:pPr>
      <w:r w:rsidRPr="00A13CAF">
        <w:rPr>
          <w:b/>
          <w:bCs/>
          <w:sz w:val="32"/>
          <w:szCs w:val="32"/>
        </w:rPr>
        <w:t>5 RIFERIMENTI BIBLIOGRAFICI</w:t>
      </w:r>
    </w:p>
    <w:p w14:paraId="5E81B3F3" w14:textId="77777777" w:rsidR="001119A2" w:rsidRPr="00FE62E4" w:rsidRDefault="001119A2" w:rsidP="006115FA">
      <w:pPr>
        <w:spacing w:line="240" w:lineRule="auto"/>
        <w:ind w:left="227" w:right="227"/>
        <w:jc w:val="both"/>
        <w:rPr>
          <w:sz w:val="20"/>
          <w:szCs w:val="20"/>
        </w:rPr>
      </w:pPr>
      <w:r w:rsidRPr="00FE62E4">
        <w:rPr>
          <w:sz w:val="20"/>
          <w:szCs w:val="20"/>
        </w:rPr>
        <w:t xml:space="preserve">[1] Arduino Nano 33 BLE </w:t>
      </w:r>
      <w:proofErr w:type="spellStart"/>
      <w:r w:rsidRPr="00FE62E4">
        <w:rPr>
          <w:sz w:val="20"/>
          <w:szCs w:val="20"/>
        </w:rPr>
        <w:t>Sense</w:t>
      </w:r>
      <w:proofErr w:type="spellEnd"/>
      <w:r w:rsidRPr="00FE62E4">
        <w:rPr>
          <w:sz w:val="20"/>
          <w:szCs w:val="20"/>
        </w:rPr>
        <w:t xml:space="preserve"> Rev2: </w:t>
      </w:r>
      <w:hyperlink r:id="rId28" w:history="1">
        <w:r w:rsidRPr="00FE62E4">
          <w:rPr>
            <w:rStyle w:val="Collegamentoipertestuale"/>
            <w:sz w:val="20"/>
            <w:szCs w:val="20"/>
          </w:rPr>
          <w:t>https://docs.arduino.cc/hardware/nano-33-</w:t>
        </w:r>
        <w:hyperlink r:id="rId29" w:history="1">
          <w:r w:rsidRPr="00FE62E4">
            <w:rPr>
              <w:rStyle w:val="Collegamentoipertestuale"/>
              <w:sz w:val="20"/>
              <w:szCs w:val="20"/>
            </w:rPr>
            <w:t>ble</w:t>
          </w:r>
        </w:hyperlink>
        <w:r w:rsidRPr="00FE62E4">
          <w:rPr>
            <w:rStyle w:val="Collegamentoipertestuale"/>
            <w:sz w:val="20"/>
            <w:szCs w:val="20"/>
          </w:rPr>
          <w:t>-sense-rev2</w:t>
        </w:r>
      </w:hyperlink>
      <w:r w:rsidRPr="00FE62E4">
        <w:rPr>
          <w:sz w:val="20"/>
          <w:szCs w:val="20"/>
        </w:rPr>
        <w:t xml:space="preserve"> </w:t>
      </w:r>
    </w:p>
    <w:p w14:paraId="116EE8A4" w14:textId="7205AB18" w:rsidR="00A13CAF" w:rsidRPr="00FE62E4" w:rsidRDefault="00A13CAF" w:rsidP="006115FA">
      <w:pPr>
        <w:spacing w:line="240" w:lineRule="auto"/>
        <w:ind w:left="227" w:right="227"/>
        <w:jc w:val="both"/>
        <w:rPr>
          <w:rStyle w:val="Collegamentoipertestuale"/>
          <w:sz w:val="20"/>
          <w:szCs w:val="20"/>
        </w:rPr>
      </w:pPr>
      <w:r w:rsidRPr="00FE62E4">
        <w:rPr>
          <w:sz w:val="20"/>
          <w:szCs w:val="20"/>
        </w:rPr>
        <w:t>[</w:t>
      </w:r>
      <w:r w:rsidR="001119A2" w:rsidRPr="00FE62E4">
        <w:rPr>
          <w:sz w:val="20"/>
          <w:szCs w:val="20"/>
        </w:rPr>
        <w:t>2</w:t>
      </w:r>
      <w:r w:rsidRPr="00FE62E4">
        <w:rPr>
          <w:sz w:val="20"/>
          <w:szCs w:val="20"/>
        </w:rPr>
        <w:t xml:space="preserve">] </w:t>
      </w:r>
      <w:proofErr w:type="spellStart"/>
      <w:r w:rsidRPr="00FE62E4">
        <w:rPr>
          <w:sz w:val="20"/>
          <w:szCs w:val="20"/>
        </w:rPr>
        <w:t>Measurify</w:t>
      </w:r>
      <w:proofErr w:type="spellEnd"/>
      <w:r w:rsidRPr="00FE62E4">
        <w:rPr>
          <w:sz w:val="20"/>
          <w:szCs w:val="20"/>
        </w:rPr>
        <w:t xml:space="preserve">: </w:t>
      </w:r>
      <w:hyperlink r:id="rId30" w:history="1">
        <w:r w:rsidRPr="00FE62E4">
          <w:rPr>
            <w:rStyle w:val="Collegamentoipertestuale"/>
            <w:sz w:val="20"/>
            <w:szCs w:val="20"/>
          </w:rPr>
          <w:t>https://measurify.org/</w:t>
        </w:r>
      </w:hyperlink>
    </w:p>
    <w:p w14:paraId="5C5837ED" w14:textId="77777777" w:rsidR="001119A2" w:rsidRPr="00FE62E4" w:rsidRDefault="001119A2" w:rsidP="006115FA">
      <w:pPr>
        <w:spacing w:line="240" w:lineRule="auto"/>
        <w:ind w:left="227" w:right="227"/>
        <w:jc w:val="both"/>
        <w:rPr>
          <w:sz w:val="20"/>
          <w:szCs w:val="20"/>
        </w:rPr>
      </w:pPr>
      <w:r w:rsidRPr="00FE62E4">
        <w:rPr>
          <w:sz w:val="20"/>
          <w:szCs w:val="20"/>
        </w:rPr>
        <w:t xml:space="preserve">[3] Sensore IMU LSM9DS1: </w:t>
      </w:r>
      <w:hyperlink r:id="rId31" w:history="1">
        <w:r w:rsidRPr="00FE62E4">
          <w:rPr>
            <w:rStyle w:val="Collegamentoipertestuale"/>
            <w:sz w:val="20"/>
            <w:szCs w:val="20"/>
          </w:rPr>
          <w:t>https://www.arduino.cc/reference/en/libraries/arduino_bmi270_bmm150/</w:t>
        </w:r>
      </w:hyperlink>
    </w:p>
    <w:p w14:paraId="529C0E4D" w14:textId="3F66799B" w:rsidR="006D5941" w:rsidRPr="00FE62E4" w:rsidRDefault="001119A2" w:rsidP="006115FA">
      <w:pPr>
        <w:spacing w:line="240" w:lineRule="auto"/>
        <w:ind w:right="227"/>
        <w:jc w:val="both"/>
        <w:rPr>
          <w:sz w:val="20"/>
          <w:szCs w:val="20"/>
        </w:rPr>
      </w:pPr>
      <w:r w:rsidRPr="00FE62E4">
        <w:rPr>
          <w:sz w:val="20"/>
          <w:szCs w:val="20"/>
        </w:rPr>
        <w:t xml:space="preserve">    </w:t>
      </w:r>
      <w:r w:rsidR="006D5941" w:rsidRPr="00FE62E4">
        <w:rPr>
          <w:sz w:val="20"/>
          <w:szCs w:val="20"/>
        </w:rPr>
        <w:t>[</w:t>
      </w:r>
      <w:r w:rsidRPr="00FE62E4">
        <w:rPr>
          <w:sz w:val="20"/>
          <w:szCs w:val="20"/>
        </w:rPr>
        <w:t>4</w:t>
      </w:r>
      <w:r w:rsidR="006D5941" w:rsidRPr="00FE62E4">
        <w:rPr>
          <w:sz w:val="20"/>
          <w:szCs w:val="20"/>
        </w:rPr>
        <w:t xml:space="preserve">] Arduino IDE: </w:t>
      </w:r>
      <w:hyperlink r:id="rId32" w:history="1">
        <w:r w:rsidR="006D5941" w:rsidRPr="00FE62E4">
          <w:rPr>
            <w:rStyle w:val="Collegamentoipertestuale"/>
            <w:sz w:val="20"/>
            <w:szCs w:val="20"/>
          </w:rPr>
          <w:t>https://www.arduino.cc/en/software</w:t>
        </w:r>
      </w:hyperlink>
    </w:p>
    <w:p w14:paraId="5AEFBD3A" w14:textId="5A396973" w:rsidR="00B45BBF" w:rsidRPr="00FE62E4" w:rsidRDefault="00C32E2A" w:rsidP="006115FA">
      <w:pPr>
        <w:spacing w:line="240" w:lineRule="auto"/>
        <w:ind w:left="227" w:right="227"/>
        <w:jc w:val="both"/>
        <w:rPr>
          <w:rStyle w:val="Collegamentoipertestuale"/>
          <w:sz w:val="20"/>
          <w:szCs w:val="20"/>
        </w:rPr>
      </w:pPr>
      <w:r w:rsidRPr="00FE62E4">
        <w:rPr>
          <w:sz w:val="20"/>
          <w:szCs w:val="20"/>
        </w:rPr>
        <w:t xml:space="preserve">[5] </w:t>
      </w:r>
      <w:proofErr w:type="spellStart"/>
      <w:r w:rsidRPr="00FE62E4">
        <w:rPr>
          <w:sz w:val="20"/>
          <w:szCs w:val="20"/>
        </w:rPr>
        <w:t>Postman</w:t>
      </w:r>
      <w:proofErr w:type="spellEnd"/>
      <w:r w:rsidRPr="00FE62E4">
        <w:rPr>
          <w:sz w:val="20"/>
          <w:szCs w:val="20"/>
        </w:rPr>
        <w:t xml:space="preserve">: </w:t>
      </w:r>
      <w:hyperlink r:id="rId33" w:history="1">
        <w:r w:rsidRPr="00FE62E4">
          <w:rPr>
            <w:rStyle w:val="Collegamentoipertestuale"/>
            <w:sz w:val="20"/>
            <w:szCs w:val="20"/>
          </w:rPr>
          <w:t>https://www.postman.com/</w:t>
        </w:r>
      </w:hyperlink>
      <w:r w:rsidR="00B45BBF" w:rsidRPr="00FE62E4">
        <w:rPr>
          <w:rStyle w:val="Collegamentoipertestuale"/>
          <w:sz w:val="20"/>
          <w:szCs w:val="20"/>
          <w:lang w:val="en-US"/>
        </w:rPr>
        <w:t xml:space="preserve"> </w:t>
      </w:r>
    </w:p>
    <w:p w14:paraId="3D4B18A6" w14:textId="7F46B45B" w:rsidR="00B45BBF" w:rsidRPr="00FE62E4" w:rsidRDefault="00B45BBF" w:rsidP="006115FA">
      <w:pPr>
        <w:tabs>
          <w:tab w:val="left" w:pos="2356"/>
        </w:tabs>
        <w:spacing w:line="240" w:lineRule="auto"/>
        <w:ind w:left="227" w:right="227"/>
        <w:jc w:val="both"/>
        <w:rPr>
          <w:rStyle w:val="Collegamentoipertestuale"/>
          <w:rFonts w:eastAsia="Times New Roman"/>
          <w:color w:val="auto"/>
          <w:sz w:val="20"/>
          <w:szCs w:val="20"/>
          <w:u w:val="none"/>
        </w:rPr>
      </w:pPr>
      <w:r w:rsidRPr="00FE62E4">
        <w:rPr>
          <w:sz w:val="20"/>
          <w:szCs w:val="20"/>
          <w:lang w:val="en-US"/>
        </w:rPr>
        <w:t>[</w:t>
      </w:r>
      <w:r w:rsidR="001119A2" w:rsidRPr="00FE62E4">
        <w:rPr>
          <w:sz w:val="20"/>
          <w:szCs w:val="20"/>
          <w:lang w:val="en-US"/>
        </w:rPr>
        <w:t>6</w:t>
      </w:r>
      <w:r w:rsidRPr="00FE62E4">
        <w:rPr>
          <w:sz w:val="20"/>
          <w:szCs w:val="20"/>
          <w:lang w:val="en-US"/>
        </w:rPr>
        <w:t>] Flutter:</w:t>
      </w:r>
      <w:r w:rsidRPr="00FE62E4">
        <w:rPr>
          <w:rStyle w:val="Collegamentoipertestuale"/>
          <w:sz w:val="20"/>
          <w:szCs w:val="20"/>
          <w:lang w:val="en-US"/>
        </w:rPr>
        <w:t xml:space="preserve"> </w:t>
      </w:r>
      <w:hyperlink r:id="rId34" w:history="1">
        <w:r w:rsidRPr="00FE62E4">
          <w:rPr>
            <w:rStyle w:val="Collegamentoipertestuale"/>
            <w:sz w:val="20"/>
            <w:szCs w:val="20"/>
            <w:lang w:val="en-US"/>
          </w:rPr>
          <w:t>https://it.wikipedia.org/wiki/Flutter_(software)</w:t>
        </w:r>
      </w:hyperlink>
    </w:p>
    <w:p w14:paraId="3214327B" w14:textId="562C5DC6" w:rsidR="00C32E2A" w:rsidRPr="00FE62E4" w:rsidRDefault="00C32E2A" w:rsidP="006115FA">
      <w:pPr>
        <w:spacing w:line="240" w:lineRule="auto"/>
        <w:ind w:left="227" w:right="227"/>
        <w:jc w:val="both"/>
        <w:rPr>
          <w:sz w:val="20"/>
          <w:szCs w:val="20"/>
          <w:lang w:val="en-US"/>
        </w:rPr>
      </w:pPr>
      <w:r w:rsidRPr="00FE62E4">
        <w:rPr>
          <w:sz w:val="20"/>
          <w:szCs w:val="20"/>
          <w:lang w:val="en-US"/>
        </w:rPr>
        <w:t>[</w:t>
      </w:r>
      <w:r w:rsidR="001119A2" w:rsidRPr="00FE62E4">
        <w:rPr>
          <w:sz w:val="20"/>
          <w:szCs w:val="20"/>
          <w:lang w:val="en-US"/>
        </w:rPr>
        <w:t>7</w:t>
      </w:r>
      <w:r w:rsidRPr="00FE62E4">
        <w:rPr>
          <w:sz w:val="20"/>
          <w:szCs w:val="20"/>
          <w:lang w:val="en-US"/>
        </w:rPr>
        <w:t>]CNN:</w:t>
      </w:r>
      <w:hyperlink r:id="rId35" w:history="1">
        <w:r w:rsidRPr="00FE62E4">
          <w:rPr>
            <w:rStyle w:val="Collegamentoipertestuale"/>
            <w:sz w:val="20"/>
            <w:szCs w:val="20"/>
            <w:lang w:val="en-US"/>
          </w:rPr>
          <w:t>https://machinelearningmastery.com/cnn-models-for-human-activity-recognition-time-series-classification/</w:t>
        </w:r>
      </w:hyperlink>
    </w:p>
    <w:p w14:paraId="4BE16556" w14:textId="516AC643" w:rsidR="00C32E2A" w:rsidRPr="00FE62E4" w:rsidRDefault="00FE62E4" w:rsidP="006115FA">
      <w:pPr>
        <w:spacing w:line="240" w:lineRule="auto"/>
        <w:ind w:left="227" w:right="227"/>
        <w:jc w:val="both"/>
        <w:rPr>
          <w:sz w:val="20"/>
          <w:szCs w:val="20"/>
          <w:lang w:val="en-US"/>
        </w:rPr>
      </w:pPr>
      <w:r w:rsidRPr="00FE62E4">
        <w:rPr>
          <w:sz w:val="20"/>
          <w:szCs w:val="20"/>
          <w:lang w:val="en-US"/>
        </w:rPr>
        <w:t>[8] Confusion Matrix</w:t>
      </w:r>
      <w:r>
        <w:rPr>
          <w:sz w:val="20"/>
          <w:szCs w:val="20"/>
          <w:lang w:val="en-US"/>
        </w:rPr>
        <w:t xml:space="preserve">: </w:t>
      </w:r>
      <w:hyperlink r:id="rId36" w:history="1">
        <w:r w:rsidRPr="00FE62E4">
          <w:rPr>
            <w:rStyle w:val="Collegamentoipertestuale"/>
            <w:sz w:val="20"/>
            <w:szCs w:val="20"/>
            <w:lang w:val="en-US"/>
          </w:rPr>
          <w:t>https://en.wikipedia.org/wiki/Confusion_matrix</w:t>
        </w:r>
      </w:hyperlink>
    </w:p>
    <w:p w14:paraId="63663F04" w14:textId="77777777" w:rsidR="00C32E2A" w:rsidRPr="00233A1F" w:rsidRDefault="00C32E2A" w:rsidP="006115FA">
      <w:pPr>
        <w:tabs>
          <w:tab w:val="left" w:pos="5220"/>
        </w:tabs>
        <w:spacing w:line="240" w:lineRule="auto"/>
        <w:ind w:left="227" w:right="227"/>
        <w:jc w:val="both"/>
        <w:rPr>
          <w:rStyle w:val="Collegamentoipertestuale"/>
          <w:szCs w:val="20"/>
          <w:lang w:val="en-US"/>
        </w:rPr>
      </w:pPr>
    </w:p>
    <w:p w14:paraId="0496A6D7" w14:textId="77777777" w:rsidR="00C32E2A" w:rsidRPr="00233A1F" w:rsidRDefault="00C32E2A" w:rsidP="006115FA">
      <w:pPr>
        <w:tabs>
          <w:tab w:val="left" w:pos="5220"/>
        </w:tabs>
        <w:spacing w:line="240" w:lineRule="auto"/>
        <w:ind w:left="227" w:right="227"/>
        <w:jc w:val="both"/>
        <w:rPr>
          <w:rStyle w:val="Collegamentoipertestuale"/>
          <w:szCs w:val="20"/>
          <w:lang w:val="en-US"/>
        </w:rPr>
      </w:pPr>
    </w:p>
    <w:p w14:paraId="43ECA51A" w14:textId="77777777" w:rsidR="00C32E2A" w:rsidRDefault="00C32E2A" w:rsidP="006115FA">
      <w:pPr>
        <w:spacing w:line="240" w:lineRule="auto"/>
        <w:ind w:left="227" w:right="227"/>
        <w:jc w:val="both"/>
        <w:rPr>
          <w:szCs w:val="20"/>
        </w:rPr>
      </w:pPr>
    </w:p>
    <w:p w14:paraId="7FD72F25" w14:textId="77777777" w:rsidR="00C32E2A" w:rsidRDefault="00C32E2A" w:rsidP="006115FA">
      <w:pPr>
        <w:spacing w:line="240" w:lineRule="auto"/>
        <w:ind w:left="227" w:right="227"/>
        <w:jc w:val="both"/>
        <w:rPr>
          <w:szCs w:val="20"/>
        </w:rPr>
      </w:pPr>
    </w:p>
    <w:p w14:paraId="26CA42D1" w14:textId="77777777" w:rsidR="009919A4" w:rsidRDefault="009919A4" w:rsidP="006115FA">
      <w:pPr>
        <w:spacing w:line="240" w:lineRule="auto"/>
        <w:ind w:left="227" w:right="227"/>
        <w:jc w:val="both"/>
      </w:pPr>
    </w:p>
    <w:p w14:paraId="0CD510C0" w14:textId="6C93167D" w:rsidR="009919A4" w:rsidRPr="000977C3" w:rsidRDefault="000977C3" w:rsidP="006115FA">
      <w:pPr>
        <w:spacing w:line="240" w:lineRule="auto"/>
        <w:ind w:left="227" w:right="227"/>
        <w:rPr>
          <w:sz w:val="20"/>
          <w:szCs w:val="20"/>
        </w:rPr>
      </w:pPr>
      <w:r w:rsidRPr="000977C3">
        <w:rPr>
          <w:sz w:val="20"/>
          <w:szCs w:val="20"/>
        </w:rPr>
        <w:t>Un ringraziamento a</w:t>
      </w:r>
      <w:r w:rsidR="00F4570E">
        <w:rPr>
          <w:sz w:val="20"/>
          <w:szCs w:val="20"/>
        </w:rPr>
        <w:t>l professore</w:t>
      </w:r>
      <w:r w:rsidRPr="000977C3">
        <w:rPr>
          <w:sz w:val="20"/>
          <w:szCs w:val="20"/>
        </w:rPr>
        <w:t xml:space="preserve"> Riccardo Berta,</w:t>
      </w:r>
      <w:r w:rsidR="00F4570E">
        <w:rPr>
          <w:sz w:val="20"/>
          <w:szCs w:val="20"/>
        </w:rPr>
        <w:t xml:space="preserve"> ai dottori</w:t>
      </w:r>
      <w:r w:rsidRPr="000977C3">
        <w:rPr>
          <w:sz w:val="20"/>
          <w:szCs w:val="20"/>
        </w:rPr>
        <w:t xml:space="preserve"> Matteo Fresta e Ali </w:t>
      </w:r>
      <w:proofErr w:type="spellStart"/>
      <w:r w:rsidRPr="000977C3">
        <w:rPr>
          <w:sz w:val="20"/>
          <w:szCs w:val="20"/>
        </w:rPr>
        <w:t>Dabbous</w:t>
      </w:r>
      <w:proofErr w:type="spellEnd"/>
      <w:r w:rsidRPr="000977C3">
        <w:rPr>
          <w:sz w:val="20"/>
          <w:szCs w:val="20"/>
        </w:rPr>
        <w:t xml:space="preserve"> per avermi aiutato nello svolgimento di questa tesi. Grazie alla mia famiglia e ai miei amici per essermi stati vicini e avermi sostenuto per il mio percorso universitario.</w:t>
      </w:r>
    </w:p>
    <w:p w14:paraId="732D111B" w14:textId="77777777" w:rsidR="009919A4" w:rsidRDefault="009919A4" w:rsidP="006115FA">
      <w:pPr>
        <w:spacing w:line="240" w:lineRule="auto"/>
        <w:ind w:left="227" w:right="227"/>
      </w:pPr>
    </w:p>
    <w:p w14:paraId="5C0CCD37" w14:textId="77777777" w:rsidR="009919A4" w:rsidRDefault="009919A4" w:rsidP="006115FA">
      <w:pPr>
        <w:spacing w:line="240" w:lineRule="auto"/>
        <w:ind w:left="227" w:right="227"/>
      </w:pPr>
    </w:p>
    <w:p w14:paraId="761EA94B" w14:textId="77777777" w:rsidR="002B497E" w:rsidRPr="00361829" w:rsidRDefault="002B497E" w:rsidP="006115FA">
      <w:pPr>
        <w:spacing w:line="240" w:lineRule="auto"/>
        <w:ind w:left="227" w:right="227"/>
        <w:rPr>
          <w:sz w:val="20"/>
          <w:szCs w:val="20"/>
        </w:rPr>
      </w:pPr>
    </w:p>
    <w:p w14:paraId="308A1A8B" w14:textId="77777777" w:rsidR="00B672F8" w:rsidRDefault="00B672F8" w:rsidP="006115FA">
      <w:pPr>
        <w:spacing w:line="240" w:lineRule="auto"/>
        <w:ind w:left="227" w:right="227"/>
      </w:pPr>
    </w:p>
    <w:p w14:paraId="12A7D8DC" w14:textId="65EC6B90" w:rsidR="00AD5342" w:rsidRDefault="00AD5342" w:rsidP="006115FA">
      <w:pPr>
        <w:spacing w:line="240" w:lineRule="auto"/>
        <w:ind w:left="227" w:right="227"/>
      </w:pPr>
    </w:p>
    <w:p w14:paraId="7A13B4B3" w14:textId="77777777" w:rsidR="00AD5342" w:rsidRDefault="00AD5342" w:rsidP="006115FA">
      <w:pPr>
        <w:spacing w:line="240" w:lineRule="auto"/>
        <w:ind w:left="227" w:right="227"/>
      </w:pPr>
    </w:p>
    <w:p w14:paraId="101F6815" w14:textId="77777777" w:rsidR="00AD5342" w:rsidRDefault="00AD5342" w:rsidP="006115FA">
      <w:pPr>
        <w:spacing w:line="240" w:lineRule="auto"/>
        <w:ind w:left="227" w:right="227"/>
      </w:pPr>
    </w:p>
    <w:p w14:paraId="3B17735E" w14:textId="77777777" w:rsidR="00AD5342" w:rsidRDefault="00AD5342" w:rsidP="006115FA">
      <w:pPr>
        <w:spacing w:line="240" w:lineRule="auto"/>
        <w:ind w:left="227" w:right="227"/>
      </w:pPr>
    </w:p>
    <w:p w14:paraId="763BB447" w14:textId="77777777" w:rsidR="00AD5342" w:rsidRDefault="00AD5342" w:rsidP="006115FA">
      <w:pPr>
        <w:spacing w:line="240" w:lineRule="auto"/>
        <w:ind w:left="227" w:right="227"/>
      </w:pPr>
    </w:p>
    <w:p w14:paraId="275B4F02" w14:textId="77777777" w:rsidR="00AD5342" w:rsidRDefault="00AD5342" w:rsidP="006115FA">
      <w:pPr>
        <w:spacing w:line="240" w:lineRule="auto"/>
        <w:ind w:left="227" w:right="227"/>
      </w:pPr>
    </w:p>
    <w:p w14:paraId="1F2A940C" w14:textId="77777777" w:rsidR="00AD5342" w:rsidRDefault="00AD5342" w:rsidP="006115FA">
      <w:pPr>
        <w:spacing w:line="240" w:lineRule="auto"/>
        <w:ind w:left="227" w:right="227"/>
      </w:pPr>
    </w:p>
    <w:p w14:paraId="6A92B3B0" w14:textId="77777777" w:rsidR="00AD5342" w:rsidRDefault="00AD5342" w:rsidP="006115FA">
      <w:pPr>
        <w:spacing w:line="240" w:lineRule="auto"/>
        <w:ind w:left="227" w:right="227"/>
      </w:pPr>
    </w:p>
    <w:p w14:paraId="55860953" w14:textId="77777777" w:rsidR="00AD5342" w:rsidRDefault="00AD5342" w:rsidP="006115FA">
      <w:pPr>
        <w:spacing w:line="240" w:lineRule="auto"/>
        <w:ind w:left="227" w:right="227"/>
      </w:pPr>
    </w:p>
    <w:p w14:paraId="054B8143" w14:textId="77777777" w:rsidR="00AD5342" w:rsidRDefault="00AD5342" w:rsidP="006115FA">
      <w:pPr>
        <w:spacing w:line="240" w:lineRule="auto"/>
        <w:ind w:left="227" w:right="227"/>
      </w:pPr>
    </w:p>
    <w:p w14:paraId="7669E7F5" w14:textId="77777777" w:rsidR="00AD5342" w:rsidRDefault="00AD5342" w:rsidP="006115FA">
      <w:pPr>
        <w:spacing w:line="240" w:lineRule="auto"/>
        <w:ind w:left="227" w:right="227"/>
      </w:pPr>
    </w:p>
    <w:p w14:paraId="7413E4D6" w14:textId="128BF821" w:rsidR="0065615E" w:rsidRDefault="0065615E" w:rsidP="006115FA">
      <w:pPr>
        <w:spacing w:line="240" w:lineRule="auto"/>
        <w:ind w:left="227" w:right="227"/>
      </w:pPr>
    </w:p>
    <w:p w14:paraId="35247CA9" w14:textId="77777777" w:rsidR="0090375C" w:rsidRPr="0090375C" w:rsidRDefault="0090375C" w:rsidP="0090375C"/>
    <w:p w14:paraId="4FB3E5E4" w14:textId="77777777" w:rsidR="0090375C" w:rsidRPr="0090375C" w:rsidRDefault="0090375C" w:rsidP="0090375C"/>
    <w:p w14:paraId="361CC78B" w14:textId="77777777" w:rsidR="0090375C" w:rsidRPr="0090375C" w:rsidRDefault="0090375C" w:rsidP="0090375C"/>
    <w:p w14:paraId="289F2195" w14:textId="77777777" w:rsidR="0090375C" w:rsidRPr="0090375C" w:rsidRDefault="0090375C" w:rsidP="0090375C"/>
    <w:p w14:paraId="2CECF52D" w14:textId="77777777" w:rsidR="0090375C" w:rsidRDefault="0090375C" w:rsidP="0090375C"/>
    <w:p w14:paraId="586DFD9D" w14:textId="0EA74F46" w:rsidR="0090375C" w:rsidRPr="0090375C" w:rsidRDefault="0090375C" w:rsidP="0090375C">
      <w:pPr>
        <w:tabs>
          <w:tab w:val="left" w:pos="1714"/>
        </w:tabs>
      </w:pPr>
      <w:r>
        <w:tab/>
      </w:r>
    </w:p>
    <w:sectPr w:rsidR="0090375C" w:rsidRPr="0090375C" w:rsidSect="00F4570E">
      <w:footerReference w:type="default" r:id="rId3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E66B3" w14:textId="77777777" w:rsidR="00D20B60" w:rsidRDefault="00D20B60" w:rsidP="00C02423">
      <w:pPr>
        <w:spacing w:after="0" w:line="240" w:lineRule="auto"/>
      </w:pPr>
      <w:r>
        <w:separator/>
      </w:r>
    </w:p>
  </w:endnote>
  <w:endnote w:type="continuationSeparator" w:id="0">
    <w:p w14:paraId="18B5E37E" w14:textId="77777777" w:rsidR="00D20B60" w:rsidRDefault="00D20B60" w:rsidP="00C02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Lora">
    <w:altName w:val="Calibri"/>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19439"/>
      <w:docPartObj>
        <w:docPartGallery w:val="Page Numbers (Bottom of Page)"/>
        <w:docPartUnique/>
      </w:docPartObj>
    </w:sdtPr>
    <w:sdtContent>
      <w:p w14:paraId="39AAC106" w14:textId="0B41FAD4" w:rsidR="00C02423" w:rsidRDefault="00C02423">
        <w:pPr>
          <w:pStyle w:val="Pidipagina"/>
          <w:jc w:val="center"/>
        </w:pPr>
        <w:r>
          <w:fldChar w:fldCharType="begin"/>
        </w:r>
        <w:r>
          <w:instrText>PAGE   \* MERGEFORMAT</w:instrText>
        </w:r>
        <w:r>
          <w:fldChar w:fldCharType="separate"/>
        </w:r>
        <w:r>
          <w:t>2</w:t>
        </w:r>
        <w:r>
          <w:fldChar w:fldCharType="end"/>
        </w:r>
      </w:p>
    </w:sdtContent>
  </w:sdt>
  <w:p w14:paraId="4D80C8EA" w14:textId="77777777" w:rsidR="00C02423" w:rsidRDefault="00C0242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08E5B" w14:textId="77777777" w:rsidR="00D20B60" w:rsidRDefault="00D20B60" w:rsidP="00C02423">
      <w:pPr>
        <w:spacing w:after="0" w:line="240" w:lineRule="auto"/>
      </w:pPr>
      <w:r>
        <w:separator/>
      </w:r>
    </w:p>
  </w:footnote>
  <w:footnote w:type="continuationSeparator" w:id="0">
    <w:p w14:paraId="136ABF84" w14:textId="77777777" w:rsidR="00D20B60" w:rsidRDefault="00D20B60" w:rsidP="00C02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46A17"/>
    <w:multiLevelType w:val="hybridMultilevel"/>
    <w:tmpl w:val="A864B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7813E2"/>
    <w:multiLevelType w:val="hybridMultilevel"/>
    <w:tmpl w:val="0E8C5202"/>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2" w15:restartNumberingAfterBreak="0">
    <w:nsid w:val="10C9274B"/>
    <w:multiLevelType w:val="hybridMultilevel"/>
    <w:tmpl w:val="52BA21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6C10DB"/>
    <w:multiLevelType w:val="hybridMultilevel"/>
    <w:tmpl w:val="85824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0016F4"/>
    <w:multiLevelType w:val="hybridMultilevel"/>
    <w:tmpl w:val="96500DEA"/>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5" w15:restartNumberingAfterBreak="0">
    <w:nsid w:val="1D370380"/>
    <w:multiLevelType w:val="hybridMultilevel"/>
    <w:tmpl w:val="E286E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4E29E9"/>
    <w:multiLevelType w:val="hybridMultilevel"/>
    <w:tmpl w:val="14623A3A"/>
    <w:lvl w:ilvl="0" w:tplc="318C3E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9A1BA5"/>
    <w:multiLevelType w:val="hybridMultilevel"/>
    <w:tmpl w:val="72E40F4C"/>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8" w15:restartNumberingAfterBreak="0">
    <w:nsid w:val="380D0384"/>
    <w:multiLevelType w:val="hybridMultilevel"/>
    <w:tmpl w:val="126C2EA6"/>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9" w15:restartNumberingAfterBreak="0">
    <w:nsid w:val="451F6BC5"/>
    <w:multiLevelType w:val="hybridMultilevel"/>
    <w:tmpl w:val="7A8CE680"/>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10" w15:restartNumberingAfterBreak="0">
    <w:nsid w:val="50811B8B"/>
    <w:multiLevelType w:val="hybridMultilevel"/>
    <w:tmpl w:val="C3F88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6F03D7"/>
    <w:multiLevelType w:val="hybridMultilevel"/>
    <w:tmpl w:val="EFE6E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D60518"/>
    <w:multiLevelType w:val="hybridMultilevel"/>
    <w:tmpl w:val="3C249EA4"/>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13" w15:restartNumberingAfterBreak="0">
    <w:nsid w:val="57B917AD"/>
    <w:multiLevelType w:val="hybridMultilevel"/>
    <w:tmpl w:val="E43C6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8127DD3"/>
    <w:multiLevelType w:val="hybridMultilevel"/>
    <w:tmpl w:val="C590A278"/>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15" w15:restartNumberingAfterBreak="0">
    <w:nsid w:val="58300283"/>
    <w:multiLevelType w:val="hybridMultilevel"/>
    <w:tmpl w:val="682AB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BC9019F"/>
    <w:multiLevelType w:val="hybridMultilevel"/>
    <w:tmpl w:val="CFF450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D636268"/>
    <w:multiLevelType w:val="hybridMultilevel"/>
    <w:tmpl w:val="E8360FAC"/>
    <w:lvl w:ilvl="0" w:tplc="7680B0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805DD6"/>
    <w:multiLevelType w:val="hybridMultilevel"/>
    <w:tmpl w:val="6A8267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3F03B00"/>
    <w:multiLevelType w:val="hybridMultilevel"/>
    <w:tmpl w:val="42F63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9711C2"/>
    <w:multiLevelType w:val="hybridMultilevel"/>
    <w:tmpl w:val="E10AC5DA"/>
    <w:lvl w:ilvl="0" w:tplc="04100001">
      <w:start w:val="1"/>
      <w:numFmt w:val="bullet"/>
      <w:lvlText w:val=""/>
      <w:lvlJc w:val="left"/>
      <w:pPr>
        <w:ind w:left="587" w:hanging="360"/>
      </w:pPr>
      <w:rPr>
        <w:rFonts w:ascii="Symbol" w:hAnsi="Symbol"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21" w15:restartNumberingAfterBreak="0">
    <w:nsid w:val="69FB07C2"/>
    <w:multiLevelType w:val="hybridMultilevel"/>
    <w:tmpl w:val="909A0A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4B3D21"/>
    <w:multiLevelType w:val="hybridMultilevel"/>
    <w:tmpl w:val="CCE27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44135A"/>
    <w:multiLevelType w:val="hybridMultilevel"/>
    <w:tmpl w:val="F1F016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7854816">
    <w:abstractNumId w:val="23"/>
  </w:num>
  <w:num w:numId="2" w16cid:durableId="1677685213">
    <w:abstractNumId w:val="13"/>
  </w:num>
  <w:num w:numId="3" w16cid:durableId="1099527690">
    <w:abstractNumId w:val="17"/>
  </w:num>
  <w:num w:numId="4" w16cid:durableId="1986349915">
    <w:abstractNumId w:val="6"/>
  </w:num>
  <w:num w:numId="5" w16cid:durableId="1940093925">
    <w:abstractNumId w:val="10"/>
  </w:num>
  <w:num w:numId="6" w16cid:durableId="449476454">
    <w:abstractNumId w:val="19"/>
  </w:num>
  <w:num w:numId="7" w16cid:durableId="1935044837">
    <w:abstractNumId w:val="11"/>
  </w:num>
  <w:num w:numId="8" w16cid:durableId="301664848">
    <w:abstractNumId w:val="18"/>
  </w:num>
  <w:num w:numId="9" w16cid:durableId="165484555">
    <w:abstractNumId w:val="0"/>
  </w:num>
  <w:num w:numId="10" w16cid:durableId="1863352200">
    <w:abstractNumId w:val="21"/>
  </w:num>
  <w:num w:numId="11" w16cid:durableId="1257792278">
    <w:abstractNumId w:val="5"/>
  </w:num>
  <w:num w:numId="12" w16cid:durableId="1045569296">
    <w:abstractNumId w:val="15"/>
  </w:num>
  <w:num w:numId="13" w16cid:durableId="473719643">
    <w:abstractNumId w:val="16"/>
  </w:num>
  <w:num w:numId="14" w16cid:durableId="1544632740">
    <w:abstractNumId w:val="3"/>
  </w:num>
  <w:num w:numId="15" w16cid:durableId="1690905845">
    <w:abstractNumId w:val="22"/>
  </w:num>
  <w:num w:numId="16" w16cid:durableId="83840740">
    <w:abstractNumId w:val="8"/>
  </w:num>
  <w:num w:numId="17" w16cid:durableId="266814961">
    <w:abstractNumId w:val="20"/>
  </w:num>
  <w:num w:numId="18" w16cid:durableId="1942760904">
    <w:abstractNumId w:val="1"/>
  </w:num>
  <w:num w:numId="19" w16cid:durableId="728841196">
    <w:abstractNumId w:val="4"/>
  </w:num>
  <w:num w:numId="20" w16cid:durableId="1228805967">
    <w:abstractNumId w:val="12"/>
  </w:num>
  <w:num w:numId="21" w16cid:durableId="390691695">
    <w:abstractNumId w:val="7"/>
  </w:num>
  <w:num w:numId="22" w16cid:durableId="682703320">
    <w:abstractNumId w:val="14"/>
  </w:num>
  <w:num w:numId="23" w16cid:durableId="1918126471">
    <w:abstractNumId w:val="2"/>
  </w:num>
  <w:num w:numId="24" w16cid:durableId="17546718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o Fresta">
    <w15:presenceInfo w15:providerId="AD" w15:userId="S::Matteo.Fresta@edu.unige.it::1f4a7155-6c0c-4411-9755-9e6f7a7050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B20"/>
    <w:rsid w:val="0002296F"/>
    <w:rsid w:val="00027523"/>
    <w:rsid w:val="000316BD"/>
    <w:rsid w:val="000546DB"/>
    <w:rsid w:val="000557DA"/>
    <w:rsid w:val="000659F1"/>
    <w:rsid w:val="00076AF7"/>
    <w:rsid w:val="000977C3"/>
    <w:rsid w:val="000978D3"/>
    <w:rsid w:val="000A0625"/>
    <w:rsid w:val="000C07C1"/>
    <w:rsid w:val="000C0A9F"/>
    <w:rsid w:val="000D7B53"/>
    <w:rsid w:val="001119A2"/>
    <w:rsid w:val="00113944"/>
    <w:rsid w:val="001345D1"/>
    <w:rsid w:val="001A40AA"/>
    <w:rsid w:val="001C244B"/>
    <w:rsid w:val="001C7529"/>
    <w:rsid w:val="00215FB4"/>
    <w:rsid w:val="00260C80"/>
    <w:rsid w:val="00296516"/>
    <w:rsid w:val="002A1D3F"/>
    <w:rsid w:val="002A5C26"/>
    <w:rsid w:val="002B497E"/>
    <w:rsid w:val="002B5B20"/>
    <w:rsid w:val="00361829"/>
    <w:rsid w:val="00372CC7"/>
    <w:rsid w:val="0038351B"/>
    <w:rsid w:val="003B1C94"/>
    <w:rsid w:val="003B793E"/>
    <w:rsid w:val="003D4F2E"/>
    <w:rsid w:val="003F4465"/>
    <w:rsid w:val="003F4A21"/>
    <w:rsid w:val="00417AD7"/>
    <w:rsid w:val="00437B91"/>
    <w:rsid w:val="0045650B"/>
    <w:rsid w:val="0046145B"/>
    <w:rsid w:val="00467A18"/>
    <w:rsid w:val="00482538"/>
    <w:rsid w:val="004974A9"/>
    <w:rsid w:val="004A6195"/>
    <w:rsid w:val="004C708B"/>
    <w:rsid w:val="004F3777"/>
    <w:rsid w:val="00535AFC"/>
    <w:rsid w:val="0058370F"/>
    <w:rsid w:val="00586F24"/>
    <w:rsid w:val="005E55F6"/>
    <w:rsid w:val="0060009C"/>
    <w:rsid w:val="006115FA"/>
    <w:rsid w:val="006342B8"/>
    <w:rsid w:val="00646A1D"/>
    <w:rsid w:val="0065381E"/>
    <w:rsid w:val="0065615E"/>
    <w:rsid w:val="00661EB2"/>
    <w:rsid w:val="00684CDC"/>
    <w:rsid w:val="00687740"/>
    <w:rsid w:val="006B6C64"/>
    <w:rsid w:val="006D5941"/>
    <w:rsid w:val="0077050C"/>
    <w:rsid w:val="0077084A"/>
    <w:rsid w:val="0077603B"/>
    <w:rsid w:val="00785E59"/>
    <w:rsid w:val="00795E83"/>
    <w:rsid w:val="007F36FE"/>
    <w:rsid w:val="00862839"/>
    <w:rsid w:val="0086360D"/>
    <w:rsid w:val="00882CF2"/>
    <w:rsid w:val="008A1211"/>
    <w:rsid w:val="008A2656"/>
    <w:rsid w:val="008B785F"/>
    <w:rsid w:val="008D0FA2"/>
    <w:rsid w:val="008D2E49"/>
    <w:rsid w:val="008F55DF"/>
    <w:rsid w:val="008F5BE0"/>
    <w:rsid w:val="0090375C"/>
    <w:rsid w:val="009212D6"/>
    <w:rsid w:val="00922E71"/>
    <w:rsid w:val="00924ADF"/>
    <w:rsid w:val="00962C5E"/>
    <w:rsid w:val="009919A4"/>
    <w:rsid w:val="009F7727"/>
    <w:rsid w:val="00A13CAF"/>
    <w:rsid w:val="00A17F41"/>
    <w:rsid w:val="00A24C14"/>
    <w:rsid w:val="00A35AF8"/>
    <w:rsid w:val="00A43D09"/>
    <w:rsid w:val="00A476E7"/>
    <w:rsid w:val="00A870D3"/>
    <w:rsid w:val="00A97E06"/>
    <w:rsid w:val="00AB5DB1"/>
    <w:rsid w:val="00AD5342"/>
    <w:rsid w:val="00AF196E"/>
    <w:rsid w:val="00B03025"/>
    <w:rsid w:val="00B06D1B"/>
    <w:rsid w:val="00B15064"/>
    <w:rsid w:val="00B31619"/>
    <w:rsid w:val="00B423A8"/>
    <w:rsid w:val="00B45BBF"/>
    <w:rsid w:val="00B46D12"/>
    <w:rsid w:val="00B672F8"/>
    <w:rsid w:val="00B71708"/>
    <w:rsid w:val="00B97459"/>
    <w:rsid w:val="00BC670B"/>
    <w:rsid w:val="00BF47BE"/>
    <w:rsid w:val="00C02423"/>
    <w:rsid w:val="00C32E2A"/>
    <w:rsid w:val="00C65847"/>
    <w:rsid w:val="00C67864"/>
    <w:rsid w:val="00C91A37"/>
    <w:rsid w:val="00C969E7"/>
    <w:rsid w:val="00CA5F20"/>
    <w:rsid w:val="00CA6C78"/>
    <w:rsid w:val="00CB59A0"/>
    <w:rsid w:val="00CC0C7F"/>
    <w:rsid w:val="00CE0792"/>
    <w:rsid w:val="00CF253D"/>
    <w:rsid w:val="00D07134"/>
    <w:rsid w:val="00D14DAF"/>
    <w:rsid w:val="00D17F0F"/>
    <w:rsid w:val="00D20B60"/>
    <w:rsid w:val="00D21154"/>
    <w:rsid w:val="00D2598F"/>
    <w:rsid w:val="00D34825"/>
    <w:rsid w:val="00D75B7A"/>
    <w:rsid w:val="00DD48FC"/>
    <w:rsid w:val="00DE03D9"/>
    <w:rsid w:val="00E06F4B"/>
    <w:rsid w:val="00E133F8"/>
    <w:rsid w:val="00E72DA5"/>
    <w:rsid w:val="00E80E85"/>
    <w:rsid w:val="00EA7993"/>
    <w:rsid w:val="00F4570E"/>
    <w:rsid w:val="00F45AB1"/>
    <w:rsid w:val="00F63931"/>
    <w:rsid w:val="00F96E56"/>
    <w:rsid w:val="00FC7E01"/>
    <w:rsid w:val="00FE62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821D"/>
  <w15:chartTrackingRefBased/>
  <w15:docId w15:val="{BFCF5B32-4982-428F-BE58-559148D1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5B20"/>
    <w:pPr>
      <w:ind w:left="720"/>
      <w:contextualSpacing/>
    </w:pPr>
  </w:style>
  <w:style w:type="character" w:styleId="Collegamentoipertestuale">
    <w:name w:val="Hyperlink"/>
    <w:basedOn w:val="Carpredefinitoparagrafo"/>
    <w:uiPriority w:val="99"/>
    <w:unhideWhenUsed/>
    <w:rsid w:val="0077603B"/>
    <w:rPr>
      <w:color w:val="0000FF"/>
      <w:u w:val="single"/>
    </w:rPr>
  </w:style>
  <w:style w:type="table" w:styleId="Grigliatabella">
    <w:name w:val="Table Grid"/>
    <w:basedOn w:val="Tabellanormale"/>
    <w:uiPriority w:val="39"/>
    <w:rsid w:val="0099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6D5941"/>
    <w:rPr>
      <w:color w:val="605E5C"/>
      <w:shd w:val="clear" w:color="auto" w:fill="E1DFDD"/>
    </w:rPr>
  </w:style>
  <w:style w:type="character" w:styleId="Rimandocommento">
    <w:name w:val="annotation reference"/>
    <w:basedOn w:val="Carpredefinitoparagrafo"/>
    <w:uiPriority w:val="99"/>
    <w:semiHidden/>
    <w:unhideWhenUsed/>
    <w:rsid w:val="009F7727"/>
    <w:rPr>
      <w:sz w:val="16"/>
      <w:szCs w:val="16"/>
    </w:rPr>
  </w:style>
  <w:style w:type="paragraph" w:styleId="Testocommento">
    <w:name w:val="annotation text"/>
    <w:basedOn w:val="Normale"/>
    <w:link w:val="TestocommentoCarattere"/>
    <w:uiPriority w:val="99"/>
    <w:unhideWhenUsed/>
    <w:rsid w:val="009F7727"/>
    <w:pPr>
      <w:spacing w:line="240" w:lineRule="auto"/>
    </w:pPr>
    <w:rPr>
      <w:sz w:val="20"/>
      <w:szCs w:val="20"/>
    </w:rPr>
  </w:style>
  <w:style w:type="character" w:customStyle="1" w:styleId="TestocommentoCarattere">
    <w:name w:val="Testo commento Carattere"/>
    <w:basedOn w:val="Carpredefinitoparagrafo"/>
    <w:link w:val="Testocommento"/>
    <w:uiPriority w:val="99"/>
    <w:rsid w:val="009F7727"/>
    <w:rPr>
      <w:sz w:val="20"/>
      <w:szCs w:val="20"/>
    </w:rPr>
  </w:style>
  <w:style w:type="character" w:styleId="Collegamentovisitato">
    <w:name w:val="FollowedHyperlink"/>
    <w:basedOn w:val="Carpredefinitoparagrafo"/>
    <w:uiPriority w:val="99"/>
    <w:semiHidden/>
    <w:unhideWhenUsed/>
    <w:rsid w:val="001119A2"/>
    <w:rPr>
      <w:color w:val="954F72" w:themeColor="followedHyperlink"/>
      <w:u w:val="single"/>
    </w:rPr>
  </w:style>
  <w:style w:type="paragraph" w:styleId="Intestazione">
    <w:name w:val="header"/>
    <w:basedOn w:val="Normale"/>
    <w:link w:val="IntestazioneCarattere"/>
    <w:uiPriority w:val="99"/>
    <w:unhideWhenUsed/>
    <w:rsid w:val="00C024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423"/>
  </w:style>
  <w:style w:type="paragraph" w:styleId="Pidipagina">
    <w:name w:val="footer"/>
    <w:basedOn w:val="Normale"/>
    <w:link w:val="PidipaginaCarattere"/>
    <w:uiPriority w:val="99"/>
    <w:unhideWhenUsed/>
    <w:rsid w:val="00C024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60885">
      <w:bodyDiv w:val="1"/>
      <w:marLeft w:val="0"/>
      <w:marRight w:val="0"/>
      <w:marTop w:val="0"/>
      <w:marBottom w:val="0"/>
      <w:divBdr>
        <w:top w:val="none" w:sz="0" w:space="0" w:color="auto"/>
        <w:left w:val="none" w:sz="0" w:space="0" w:color="auto"/>
        <w:bottom w:val="none" w:sz="0" w:space="0" w:color="auto"/>
        <w:right w:val="none" w:sz="0" w:space="0" w:color="auto"/>
      </w:divBdr>
    </w:div>
    <w:div w:id="1130631362">
      <w:bodyDiv w:val="1"/>
      <w:marLeft w:val="0"/>
      <w:marRight w:val="0"/>
      <w:marTop w:val="0"/>
      <w:marBottom w:val="0"/>
      <w:divBdr>
        <w:top w:val="none" w:sz="0" w:space="0" w:color="auto"/>
        <w:left w:val="none" w:sz="0" w:space="0" w:color="auto"/>
        <w:bottom w:val="none" w:sz="0" w:space="0" w:color="auto"/>
        <w:right w:val="none" w:sz="0" w:space="0" w:color="auto"/>
      </w:divBdr>
    </w:div>
    <w:div w:id="1435007819">
      <w:bodyDiv w:val="1"/>
      <w:marLeft w:val="0"/>
      <w:marRight w:val="0"/>
      <w:marTop w:val="0"/>
      <w:marBottom w:val="0"/>
      <w:divBdr>
        <w:top w:val="none" w:sz="0" w:space="0" w:color="auto"/>
        <w:left w:val="none" w:sz="0" w:space="0" w:color="auto"/>
        <w:bottom w:val="none" w:sz="0" w:space="0" w:color="auto"/>
        <w:right w:val="none" w:sz="0" w:space="0" w:color="auto"/>
      </w:divBdr>
      <w:divsChild>
        <w:div w:id="1517501293">
          <w:marLeft w:val="0"/>
          <w:marRight w:val="0"/>
          <w:marTop w:val="150"/>
          <w:marBottom w:val="150"/>
          <w:divBdr>
            <w:top w:val="none" w:sz="0" w:space="0" w:color="auto"/>
            <w:left w:val="none" w:sz="0" w:space="0" w:color="auto"/>
            <w:bottom w:val="none" w:sz="0" w:space="0" w:color="auto"/>
            <w:right w:val="none" w:sz="0" w:space="0" w:color="auto"/>
          </w:divBdr>
          <w:divsChild>
            <w:div w:id="7898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hyperlink" Target="https://it.wikipedia.org/wiki/Flutter_(softw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ostman.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ocs.arduino.cc/hardware/nano-33-ble-sense-re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en/softwar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arduino.cc/hardware/nano-33-ble-sense-rev2" TargetMode="External"/><Relationship Id="rId36" Type="http://schemas.openxmlformats.org/officeDocument/2006/relationships/hyperlink" Target="https://en.wikipedia.org/wiki/Confusion_matri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rduino.cc/reference/en/libraries/arduino_bmi270_bmm1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asurify.org/" TargetMode="External"/><Relationship Id="rId35" Type="http://schemas.openxmlformats.org/officeDocument/2006/relationships/hyperlink" Target="https://machinelearningmastery.com/cnn-models-for-human-activity-recognition-time-series-classific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42B3B-E332-4513-8D56-F403D3B5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20</Pages>
  <Words>4128</Words>
  <Characters>23533</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Giampietro</dc:creator>
  <cp:keywords/>
  <dc:description/>
  <cp:lastModifiedBy>Lorenzo Giampietro</cp:lastModifiedBy>
  <cp:revision>36</cp:revision>
  <dcterms:created xsi:type="dcterms:W3CDTF">2023-08-07T10:56:00Z</dcterms:created>
  <dcterms:modified xsi:type="dcterms:W3CDTF">2023-09-07T20:11:00Z</dcterms:modified>
</cp:coreProperties>
</file>